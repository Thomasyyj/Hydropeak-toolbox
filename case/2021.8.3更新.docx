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7BADB8" w14:textId="2F67DD39" w:rsidR="00610404" w:rsidRPr="00416425" w:rsidRDefault="00903551" w:rsidP="000A2D49">
      <w:pPr>
        <w:pStyle w:val="Title"/>
        <w:jc w:val="center"/>
        <w:rPr>
          <w:b w:val="0"/>
        </w:rPr>
      </w:pPr>
      <w:proofErr w:type="spellStart"/>
      <w:r w:rsidRPr="00416425">
        <w:t>HydroPeak</w:t>
      </w:r>
      <w:proofErr w:type="spellEnd"/>
      <w:r w:rsidRPr="00416425">
        <w:t>: a toolbox for</w:t>
      </w:r>
      <w:r w:rsidR="007824E0" w:rsidRPr="00416425">
        <w:t xml:space="preserve"> hydropeaking detection and characterization</w:t>
      </w:r>
      <w:r w:rsidR="004C2AA2" w:rsidRPr="00416425">
        <w:t xml:space="preserve"> in MATLAB and Python</w:t>
      </w:r>
    </w:p>
    <w:p w14:paraId="2546F8DF" w14:textId="6FB148AF" w:rsidR="004C2AA2" w:rsidRDefault="004C2AA2" w:rsidP="004C2AA2">
      <w:pPr>
        <w:jc w:val="center"/>
        <w:rPr>
          <w:rFonts w:cs="Times New Roman"/>
          <w:sz w:val="22"/>
          <w:vertAlign w:val="superscript"/>
        </w:rPr>
      </w:pPr>
      <w:proofErr w:type="spellStart"/>
      <w:r w:rsidRPr="00416425">
        <w:rPr>
          <w:rFonts w:cs="Times New Roman"/>
          <w:sz w:val="22"/>
        </w:rPr>
        <w:t>Meili</w:t>
      </w:r>
      <w:proofErr w:type="spellEnd"/>
      <w:r w:rsidRPr="00416425">
        <w:rPr>
          <w:rFonts w:cs="Times New Roman"/>
          <w:sz w:val="22"/>
        </w:rPr>
        <w:t xml:space="preserve"> Feng</w:t>
      </w:r>
      <w:r w:rsidRPr="00416425">
        <w:rPr>
          <w:rFonts w:cs="Times New Roman"/>
          <w:sz w:val="22"/>
          <w:vertAlign w:val="superscript"/>
        </w:rPr>
        <w:t>1</w:t>
      </w:r>
      <w:r w:rsidRPr="00416425">
        <w:rPr>
          <w:rFonts w:cs="Times New Roman"/>
          <w:sz w:val="22"/>
        </w:rPr>
        <w:t xml:space="preserve">*, </w:t>
      </w:r>
      <w:r w:rsidR="000F6CFC" w:rsidRPr="00416425">
        <w:rPr>
          <w:rFonts w:cs="Times New Roman"/>
          <w:sz w:val="22"/>
        </w:rPr>
        <w:t>Yijun Yang</w:t>
      </w:r>
      <w:r w:rsidR="000F6CFC" w:rsidRPr="00416425">
        <w:rPr>
          <w:rFonts w:cs="Times New Roman"/>
          <w:sz w:val="22"/>
          <w:vertAlign w:val="superscript"/>
        </w:rPr>
        <w:t>2, 3</w:t>
      </w:r>
      <w:r w:rsidR="000F6CFC" w:rsidRPr="00416425">
        <w:rPr>
          <w:rFonts w:cs="Times New Roman"/>
          <w:sz w:val="22"/>
        </w:rPr>
        <w:t xml:space="preserve">, </w:t>
      </w:r>
      <w:proofErr w:type="spellStart"/>
      <w:r w:rsidRPr="00416425">
        <w:rPr>
          <w:rFonts w:cs="Times New Roman"/>
          <w:sz w:val="22"/>
        </w:rPr>
        <w:t>Jianfeng</w:t>
      </w:r>
      <w:proofErr w:type="spellEnd"/>
      <w:r w:rsidRPr="00416425">
        <w:rPr>
          <w:rFonts w:cs="Times New Roman"/>
          <w:sz w:val="22"/>
        </w:rPr>
        <w:t xml:space="preserve"> Ren</w:t>
      </w:r>
      <w:r w:rsidRPr="00416425">
        <w:rPr>
          <w:rFonts w:cs="Times New Roman"/>
          <w:sz w:val="22"/>
          <w:vertAlign w:val="superscript"/>
        </w:rPr>
        <w:t>2</w:t>
      </w:r>
      <w:r w:rsidRPr="00416425">
        <w:rPr>
          <w:rFonts w:cs="Times New Roman"/>
          <w:sz w:val="22"/>
        </w:rPr>
        <w:t xml:space="preserve">, </w:t>
      </w:r>
      <w:r w:rsidR="00C806C9" w:rsidRPr="00416425">
        <w:rPr>
          <w:rFonts w:cs="Times New Roman"/>
          <w:sz w:val="22"/>
        </w:rPr>
        <w:t>Vladimir Brusic</w:t>
      </w:r>
      <w:r w:rsidR="00C806C9" w:rsidRPr="00416425">
        <w:rPr>
          <w:rFonts w:cs="Times New Roman"/>
          <w:sz w:val="22"/>
          <w:vertAlign w:val="superscript"/>
        </w:rPr>
        <w:t>2</w:t>
      </w:r>
    </w:p>
    <w:p w14:paraId="26DE77C4" w14:textId="77777777" w:rsidR="00BE2B80" w:rsidRPr="00BE2B80" w:rsidRDefault="00BE2B80" w:rsidP="004C2AA2">
      <w:pPr>
        <w:jc w:val="center"/>
        <w:rPr>
          <w:rFonts w:cs="Times New Roman"/>
          <w:sz w:val="8"/>
          <w:szCs w:val="8"/>
        </w:rPr>
      </w:pPr>
    </w:p>
    <w:p w14:paraId="2EC64387" w14:textId="769ADF4D" w:rsidR="004C2AA2" w:rsidRPr="00416425" w:rsidRDefault="004C2AA2" w:rsidP="004C2AA2">
      <w:pPr>
        <w:spacing w:before="0"/>
        <w:jc w:val="center"/>
        <w:rPr>
          <w:rFonts w:cs="Times New Roman"/>
          <w:sz w:val="20"/>
        </w:rPr>
      </w:pPr>
      <w:r w:rsidRPr="00416425">
        <w:rPr>
          <w:rFonts w:cs="Times New Roman"/>
          <w:sz w:val="20"/>
        </w:rPr>
        <w:t xml:space="preserve">1 School of Geographical Sciences, University of Nottingham Ningbo China, 199 </w:t>
      </w:r>
      <w:proofErr w:type="spellStart"/>
      <w:r w:rsidRPr="00416425">
        <w:rPr>
          <w:rFonts w:cs="Times New Roman"/>
          <w:sz w:val="20"/>
        </w:rPr>
        <w:t>Taikang</w:t>
      </w:r>
      <w:proofErr w:type="spellEnd"/>
    </w:p>
    <w:p w14:paraId="07195495" w14:textId="7A834281" w:rsidR="004C2AA2" w:rsidRPr="00416425" w:rsidRDefault="004C2AA2" w:rsidP="004C2AA2">
      <w:pPr>
        <w:spacing w:before="0"/>
        <w:jc w:val="center"/>
        <w:rPr>
          <w:rFonts w:cs="Times New Roman"/>
          <w:sz w:val="20"/>
        </w:rPr>
      </w:pPr>
      <w:r w:rsidRPr="00416425">
        <w:rPr>
          <w:rFonts w:cs="Times New Roman"/>
          <w:sz w:val="20"/>
        </w:rPr>
        <w:t>East Road, Ningbo, China, 315100. (</w:t>
      </w:r>
      <w:r w:rsidR="00EA5F44" w:rsidRPr="00416425">
        <w:rPr>
          <w:rFonts w:cs="Times New Roman"/>
          <w:sz w:val="20"/>
        </w:rPr>
        <w:t>*</w:t>
      </w:r>
      <w:r w:rsidRPr="00416425">
        <w:rPr>
          <w:rFonts w:cs="Times New Roman"/>
          <w:sz w:val="20"/>
        </w:rPr>
        <w:t>meili.feng@nottingham.edu.cn)</w:t>
      </w:r>
    </w:p>
    <w:p w14:paraId="1D837753" w14:textId="3860B730" w:rsidR="004C2AA2" w:rsidRPr="00416425" w:rsidRDefault="004C2AA2" w:rsidP="004C2AA2">
      <w:pPr>
        <w:spacing w:before="0"/>
        <w:jc w:val="center"/>
        <w:rPr>
          <w:rFonts w:cs="Times New Roman"/>
          <w:sz w:val="20"/>
        </w:rPr>
      </w:pPr>
      <w:r w:rsidRPr="00416425">
        <w:rPr>
          <w:rFonts w:cs="Times New Roman"/>
          <w:sz w:val="20"/>
        </w:rPr>
        <w:t xml:space="preserve">2 School of Computer Science, University of Nottingham Ningbo China, 199 </w:t>
      </w:r>
      <w:proofErr w:type="spellStart"/>
      <w:r w:rsidRPr="00416425">
        <w:rPr>
          <w:rFonts w:cs="Times New Roman"/>
          <w:sz w:val="20"/>
        </w:rPr>
        <w:t>Taikang</w:t>
      </w:r>
      <w:proofErr w:type="spellEnd"/>
    </w:p>
    <w:p w14:paraId="5785781A" w14:textId="53DAD706" w:rsidR="004C2AA2" w:rsidRPr="00416425" w:rsidRDefault="004C2AA2" w:rsidP="004C2AA2">
      <w:pPr>
        <w:spacing w:before="0"/>
        <w:jc w:val="center"/>
        <w:rPr>
          <w:rFonts w:cs="Times New Roman"/>
          <w:sz w:val="20"/>
        </w:rPr>
      </w:pPr>
      <w:r w:rsidRPr="00416425">
        <w:rPr>
          <w:rFonts w:cs="Times New Roman"/>
          <w:sz w:val="20"/>
        </w:rPr>
        <w:t>East Road, Ningbo, China, 315100.</w:t>
      </w:r>
      <w:r w:rsidR="002F1C82" w:rsidRPr="00416425">
        <w:rPr>
          <w:rFonts w:cs="Times New Roman"/>
          <w:sz w:val="20"/>
        </w:rPr>
        <w:t xml:space="preserve"> </w:t>
      </w:r>
    </w:p>
    <w:p w14:paraId="1AD2229C" w14:textId="21DD0B1C" w:rsidR="004C2AA2" w:rsidRPr="00416425" w:rsidRDefault="004C2AA2" w:rsidP="004C2AA2">
      <w:pPr>
        <w:spacing w:before="0"/>
        <w:jc w:val="center"/>
        <w:rPr>
          <w:rFonts w:cs="Times New Roman"/>
          <w:sz w:val="20"/>
        </w:rPr>
      </w:pPr>
      <w:r w:rsidRPr="00416425">
        <w:rPr>
          <w:rFonts w:cs="Times New Roman"/>
          <w:sz w:val="20"/>
        </w:rPr>
        <w:t>3</w:t>
      </w:r>
      <w:r w:rsidR="007A154B" w:rsidRPr="00416425">
        <w:rPr>
          <w:rFonts w:cs="Times New Roman"/>
          <w:sz w:val="22"/>
        </w:rPr>
        <w:t xml:space="preserve"> </w:t>
      </w:r>
      <w:r w:rsidR="007A154B" w:rsidRPr="00416425">
        <w:rPr>
          <w:rFonts w:cs="Times New Roman"/>
          <w:sz w:val="20"/>
        </w:rPr>
        <w:t xml:space="preserve">School of Computer Science, University of Nottingham, </w:t>
      </w:r>
      <w:proofErr w:type="spellStart"/>
      <w:r w:rsidR="007A154B" w:rsidRPr="00416425">
        <w:rPr>
          <w:rFonts w:cs="Times New Roman"/>
          <w:sz w:val="20"/>
        </w:rPr>
        <w:t>Wollaton</w:t>
      </w:r>
      <w:proofErr w:type="spellEnd"/>
      <w:r w:rsidR="007A154B" w:rsidRPr="00416425">
        <w:rPr>
          <w:rFonts w:cs="Times New Roman"/>
          <w:sz w:val="20"/>
        </w:rPr>
        <w:t xml:space="preserve"> Rd, </w:t>
      </w:r>
      <w:proofErr w:type="spellStart"/>
      <w:r w:rsidR="007A154B" w:rsidRPr="00416425">
        <w:rPr>
          <w:rFonts w:cs="Times New Roman"/>
          <w:sz w:val="20"/>
        </w:rPr>
        <w:t>Lenton</w:t>
      </w:r>
      <w:proofErr w:type="spellEnd"/>
      <w:r w:rsidR="007A154B" w:rsidRPr="00416425">
        <w:rPr>
          <w:rFonts w:cs="Times New Roman"/>
          <w:sz w:val="20"/>
        </w:rPr>
        <w:t>, Nottingham</w:t>
      </w:r>
      <w:r w:rsidR="00213C5A">
        <w:rPr>
          <w:rFonts w:cs="Times New Roman"/>
          <w:sz w:val="20"/>
        </w:rPr>
        <w:t>,</w:t>
      </w:r>
      <w:r w:rsidR="007A154B" w:rsidRPr="00416425">
        <w:rPr>
          <w:rFonts w:cs="Times New Roman"/>
          <w:sz w:val="20"/>
        </w:rPr>
        <w:t xml:space="preserve"> United Kingdom.</w:t>
      </w:r>
      <w:r w:rsidR="00213C5A" w:rsidRPr="00213C5A">
        <w:rPr>
          <w:rFonts w:cs="Times New Roman"/>
          <w:sz w:val="20"/>
        </w:rPr>
        <w:t xml:space="preserve"> </w:t>
      </w:r>
      <w:r w:rsidR="00213C5A">
        <w:rPr>
          <w:rFonts w:cs="Times New Roman"/>
          <w:sz w:val="20"/>
        </w:rPr>
        <w:t>NG8 1BB.</w:t>
      </w:r>
    </w:p>
    <w:p w14:paraId="053AEBA9" w14:textId="35A153C0" w:rsidR="00DB2EE5" w:rsidRPr="00416425" w:rsidRDefault="0052712C" w:rsidP="00DB2EE5">
      <w:pPr>
        <w:pStyle w:val="Heading1"/>
      </w:pPr>
      <w:r>
        <w:t>Highlights</w:t>
      </w:r>
    </w:p>
    <w:p w14:paraId="0C2FC5E5" w14:textId="60AAED47" w:rsidR="00DB2EE5" w:rsidRDefault="00D146F1" w:rsidP="0052712C">
      <w:pPr>
        <w:pStyle w:val="Heading1"/>
        <w:numPr>
          <w:ilvl w:val="0"/>
          <w:numId w:val="1"/>
        </w:numPr>
        <w:spacing w:before="120" w:after="0"/>
        <w:ind w:left="714" w:hanging="357"/>
        <w:rPr>
          <w:rFonts w:eastAsiaTheme="minorEastAsia" w:cs="Times New Roman"/>
          <w:b w:val="0"/>
          <w:szCs w:val="22"/>
        </w:rPr>
      </w:pPr>
      <w:proofErr w:type="spellStart"/>
      <w:r>
        <w:rPr>
          <w:rFonts w:eastAsiaTheme="minorEastAsia" w:cs="Times New Roman"/>
          <w:b w:val="0"/>
          <w:szCs w:val="22"/>
        </w:rPr>
        <w:t>HydroPeak</w:t>
      </w:r>
      <w:proofErr w:type="spellEnd"/>
      <w:r>
        <w:rPr>
          <w:rFonts w:eastAsiaTheme="minorEastAsia" w:cs="Times New Roman"/>
          <w:b w:val="0"/>
          <w:szCs w:val="22"/>
        </w:rPr>
        <w:t xml:space="preserve"> is an open source toolbox in MATLAB and Python that aims for h</w:t>
      </w:r>
      <w:r w:rsidR="00DB2EE5" w:rsidRPr="00DB2EE5">
        <w:rPr>
          <w:rFonts w:eastAsiaTheme="minorEastAsia" w:cs="Times New Roman"/>
          <w:b w:val="0"/>
          <w:szCs w:val="22"/>
        </w:rPr>
        <w:t xml:space="preserve">ydropeaking </w:t>
      </w:r>
      <w:r w:rsidR="00263963">
        <w:rPr>
          <w:rFonts w:eastAsiaTheme="minorEastAsia" w:cs="Times New Roman"/>
          <w:b w:val="0"/>
          <w:szCs w:val="22"/>
        </w:rPr>
        <w:t xml:space="preserve">identification and </w:t>
      </w:r>
      <w:r w:rsidR="00321848">
        <w:rPr>
          <w:rFonts w:eastAsiaTheme="minorEastAsia" w:cs="Times New Roman"/>
          <w:b w:val="0"/>
          <w:szCs w:val="22"/>
        </w:rPr>
        <w:t xml:space="preserve">its </w:t>
      </w:r>
      <w:r w:rsidR="00DB2EE5" w:rsidRPr="00DB2EE5">
        <w:rPr>
          <w:rFonts w:eastAsiaTheme="minorEastAsia" w:cs="Times New Roman"/>
          <w:b w:val="0"/>
          <w:szCs w:val="22"/>
        </w:rPr>
        <w:t xml:space="preserve">attribute </w:t>
      </w:r>
      <w:proofErr w:type="spellStart"/>
      <w:r w:rsidR="00321848">
        <w:rPr>
          <w:rFonts w:eastAsiaTheme="minorEastAsia" w:cs="Times New Roman"/>
          <w:b w:val="0"/>
          <w:szCs w:val="22"/>
        </w:rPr>
        <w:t>characterisation</w:t>
      </w:r>
      <w:proofErr w:type="spellEnd"/>
      <w:r w:rsidR="00263963">
        <w:rPr>
          <w:rFonts w:eastAsiaTheme="minorEastAsia" w:cs="Times New Roman"/>
          <w:b w:val="0"/>
          <w:szCs w:val="22"/>
        </w:rPr>
        <w:t xml:space="preserve">. </w:t>
      </w:r>
    </w:p>
    <w:p w14:paraId="64D77D27" w14:textId="09410CAE" w:rsidR="0052712C" w:rsidRDefault="00263963" w:rsidP="00263963">
      <w:pPr>
        <w:pStyle w:val="Heading1"/>
        <w:numPr>
          <w:ilvl w:val="0"/>
          <w:numId w:val="1"/>
        </w:numPr>
        <w:spacing w:before="120" w:after="0"/>
        <w:rPr>
          <w:rFonts w:eastAsiaTheme="minorEastAsia" w:cs="Times New Roman"/>
          <w:b w:val="0"/>
          <w:szCs w:val="22"/>
        </w:rPr>
      </w:pPr>
      <w:proofErr w:type="spellStart"/>
      <w:r>
        <w:rPr>
          <w:rFonts w:eastAsiaTheme="minorEastAsia" w:cs="Times New Roman"/>
          <w:b w:val="0"/>
          <w:szCs w:val="22"/>
        </w:rPr>
        <w:t>HydroPeak</w:t>
      </w:r>
      <w:proofErr w:type="spellEnd"/>
      <w:r>
        <w:rPr>
          <w:rFonts w:eastAsiaTheme="minorEastAsia" w:cs="Times New Roman"/>
          <w:b w:val="0"/>
          <w:szCs w:val="22"/>
        </w:rPr>
        <w:t xml:space="preserve"> allows to quickly run large hydrologic dataset at various temporal resolutions.</w:t>
      </w:r>
    </w:p>
    <w:p w14:paraId="753F64E1" w14:textId="17AFD106" w:rsidR="00257397" w:rsidRDefault="00257397" w:rsidP="00257397">
      <w:pPr>
        <w:pStyle w:val="Heading1"/>
        <w:numPr>
          <w:ilvl w:val="0"/>
          <w:numId w:val="1"/>
        </w:numPr>
        <w:spacing w:before="120" w:after="0"/>
        <w:rPr>
          <w:rFonts w:eastAsiaTheme="minorEastAsia" w:cs="Times New Roman"/>
          <w:b w:val="0"/>
          <w:szCs w:val="22"/>
        </w:rPr>
      </w:pPr>
      <w:proofErr w:type="spellStart"/>
      <w:r w:rsidRPr="00257397">
        <w:rPr>
          <w:rFonts w:eastAsiaTheme="minorEastAsia" w:cs="Times New Roman"/>
          <w:b w:val="0"/>
          <w:szCs w:val="22"/>
        </w:rPr>
        <w:t>HydroPeak</w:t>
      </w:r>
      <w:proofErr w:type="spellEnd"/>
      <w:r w:rsidRPr="00257397">
        <w:rPr>
          <w:rFonts w:eastAsiaTheme="minorEastAsia" w:cs="Times New Roman"/>
          <w:b w:val="0"/>
          <w:szCs w:val="22"/>
        </w:rPr>
        <w:t xml:space="preserve"> </w:t>
      </w:r>
      <w:r w:rsidR="00546B96">
        <w:rPr>
          <w:rFonts w:eastAsiaTheme="minorEastAsia" w:cs="Times New Roman"/>
          <w:b w:val="0"/>
          <w:szCs w:val="22"/>
        </w:rPr>
        <w:t xml:space="preserve">also </w:t>
      </w:r>
      <w:r w:rsidR="00557D94">
        <w:rPr>
          <w:rFonts w:eastAsiaTheme="minorEastAsia" w:cs="Times New Roman" w:hint="eastAsia"/>
          <w:b w:val="0"/>
          <w:szCs w:val="22"/>
        </w:rPr>
        <w:t>en</w:t>
      </w:r>
      <w:r w:rsidR="00557D94">
        <w:rPr>
          <w:rFonts w:eastAsiaTheme="minorEastAsia" w:cs="Times New Roman"/>
          <w:b w:val="0"/>
          <w:szCs w:val="22"/>
        </w:rPr>
        <w:t xml:space="preserve">ables </w:t>
      </w:r>
      <w:r w:rsidR="00557D94">
        <w:rPr>
          <w:rFonts w:eastAsiaTheme="minorEastAsia" w:cs="Times New Roman" w:hint="eastAsia"/>
          <w:b w:val="0"/>
          <w:szCs w:val="22"/>
        </w:rPr>
        <w:t>i</w:t>
      </w:r>
      <w:r w:rsidRPr="00257397">
        <w:rPr>
          <w:rFonts w:eastAsiaTheme="minorEastAsia" w:cs="Times New Roman"/>
          <w:b w:val="0"/>
          <w:szCs w:val="22"/>
        </w:rPr>
        <w:t>dentification of thermal alteration</w:t>
      </w:r>
      <w:r>
        <w:rPr>
          <w:rFonts w:eastAsiaTheme="minorEastAsia" w:cs="Times New Roman" w:hint="eastAsia"/>
          <w:b w:val="0"/>
          <w:szCs w:val="22"/>
        </w:rPr>
        <w:t>s</w:t>
      </w:r>
      <w:r w:rsidRPr="00257397">
        <w:rPr>
          <w:rFonts w:eastAsiaTheme="minorEastAsia" w:cs="Times New Roman"/>
          <w:b w:val="0"/>
          <w:szCs w:val="22"/>
        </w:rPr>
        <w:t xml:space="preserve"> </w:t>
      </w:r>
      <w:r>
        <w:rPr>
          <w:rFonts w:eastAsiaTheme="minorEastAsia" w:cs="Times New Roman"/>
          <w:b w:val="0"/>
          <w:szCs w:val="22"/>
        </w:rPr>
        <w:t>under</w:t>
      </w:r>
      <w:r w:rsidRPr="00257397">
        <w:rPr>
          <w:rFonts w:eastAsiaTheme="minorEastAsia" w:cs="Times New Roman"/>
          <w:b w:val="0"/>
          <w:szCs w:val="22"/>
        </w:rPr>
        <w:t xml:space="preserve"> hydropeaking </w:t>
      </w:r>
      <w:r>
        <w:rPr>
          <w:rFonts w:eastAsiaTheme="minorEastAsia" w:cs="Times New Roman"/>
          <w:b w:val="0"/>
          <w:szCs w:val="22"/>
        </w:rPr>
        <w:t>effects.</w:t>
      </w:r>
    </w:p>
    <w:p w14:paraId="4A4EADF0" w14:textId="7BE6E176" w:rsidR="00257397" w:rsidRDefault="00263963" w:rsidP="00862AD4">
      <w:pPr>
        <w:pStyle w:val="Heading1"/>
        <w:numPr>
          <w:ilvl w:val="0"/>
          <w:numId w:val="1"/>
        </w:numPr>
        <w:spacing w:before="120" w:after="0"/>
        <w:rPr>
          <w:rFonts w:eastAsiaTheme="minorEastAsia" w:cs="Times New Roman"/>
          <w:b w:val="0"/>
          <w:szCs w:val="22"/>
        </w:rPr>
      </w:pPr>
      <w:r w:rsidRPr="00257397">
        <w:rPr>
          <w:rFonts w:eastAsiaTheme="minorEastAsia" w:cs="Times New Roman"/>
          <w:b w:val="0"/>
          <w:szCs w:val="22"/>
        </w:rPr>
        <w:t xml:space="preserve">Application of the toolbox is demonstrated with </w:t>
      </w:r>
      <w:r w:rsidR="00257397" w:rsidRPr="00FD4234">
        <w:rPr>
          <w:rFonts w:eastAsiaTheme="minorEastAsia" w:cs="Times New Roman"/>
          <w:b w:val="0"/>
          <w:szCs w:val="22"/>
        </w:rPr>
        <w:t>hydropower plants in</w:t>
      </w:r>
      <w:r w:rsidR="00257397" w:rsidRPr="00257397">
        <w:rPr>
          <w:rFonts w:eastAsiaTheme="minorEastAsia" w:cs="Times New Roman"/>
          <w:szCs w:val="22"/>
        </w:rPr>
        <w:t xml:space="preserve"> </w:t>
      </w:r>
      <w:r w:rsidRPr="00257397">
        <w:rPr>
          <w:rFonts w:eastAsiaTheme="minorEastAsia" w:cs="Times New Roman"/>
          <w:b w:val="0"/>
          <w:szCs w:val="22"/>
        </w:rPr>
        <w:t>Switzerland</w:t>
      </w:r>
      <w:r w:rsidR="00257397">
        <w:rPr>
          <w:rFonts w:eastAsiaTheme="minorEastAsia" w:cs="Times New Roman"/>
          <w:b w:val="0"/>
          <w:szCs w:val="22"/>
        </w:rPr>
        <w:t>.</w:t>
      </w:r>
    </w:p>
    <w:p w14:paraId="63647163" w14:textId="77777777" w:rsidR="00257397" w:rsidRPr="00257397" w:rsidRDefault="00257397" w:rsidP="00257397"/>
    <w:p w14:paraId="1A4ADBDE" w14:textId="272BA5C7" w:rsidR="004C2AA2" w:rsidRPr="00416425" w:rsidRDefault="004C2AA2" w:rsidP="00257397">
      <w:pPr>
        <w:pStyle w:val="Heading1"/>
        <w:spacing w:before="120" w:after="0"/>
      </w:pPr>
      <w:r w:rsidRPr="00416425">
        <w:t>Abstract</w:t>
      </w:r>
    </w:p>
    <w:p w14:paraId="3D752E0A" w14:textId="1DDA931D" w:rsidR="00A67B50" w:rsidRDefault="00A67B50" w:rsidP="00D77D63">
      <w:r>
        <w:t xml:space="preserve">This work presents an open-source tool to evaluate/predict hydropeaking attributes by quantifying the </w:t>
      </w:r>
      <w:r w:rsidR="00602714">
        <w:t xml:space="preserve">hydrograph </w:t>
      </w:r>
      <w:r w:rsidR="00E15A25">
        <w:t xml:space="preserve">variations that creates a paired </w:t>
      </w:r>
      <w:r w:rsidR="00E15A25" w:rsidRPr="00E15A25">
        <w:t xml:space="preserve">matching the increase and decrease of the water level </w:t>
      </w:r>
      <w:r w:rsidR="00E15A25">
        <w:t>responses. The toolbox provides two user friendly versions with scripts and user manuals in MATLAB and Py</w:t>
      </w:r>
      <w:r w:rsidR="00E15A25">
        <w:rPr>
          <w:rFonts w:hint="eastAsia"/>
        </w:rPr>
        <w:t>thon</w:t>
      </w:r>
      <w:r w:rsidR="00E15A25">
        <w:t xml:space="preserve">, respectively. With this tool, we introduce the XXX based variance transformations which allows the method to be used in XXXX (forecasting) applications. The XXX model in the method is </w:t>
      </w:r>
      <w:r w:rsidR="00551111">
        <w:t xml:space="preserve">XXX. The main functionalities of the toolbox include: (1); (2); (3). Example of applications were illustrated in the 32 hydropower plants in Ningbo, China. </w:t>
      </w:r>
    </w:p>
    <w:p w14:paraId="654A7E53" w14:textId="77777777" w:rsidR="00D77D63" w:rsidRPr="00416425" w:rsidRDefault="00D77D63" w:rsidP="00D77D63"/>
    <w:p w14:paraId="75C41AF6" w14:textId="74E92DD7" w:rsidR="004F6A22" w:rsidRDefault="004C2AA2" w:rsidP="00D77D63">
      <w:pPr>
        <w:rPr>
          <w:rFonts w:cs="Times New Roman"/>
        </w:rPr>
      </w:pPr>
      <w:r w:rsidRPr="00416425">
        <w:rPr>
          <w:rFonts w:cs="Times New Roman"/>
          <w:b/>
        </w:rPr>
        <w:t>Keywords:</w:t>
      </w:r>
      <w:r w:rsidR="00416425">
        <w:rPr>
          <w:rFonts w:cs="Times New Roman"/>
        </w:rPr>
        <w:t xml:space="preserve"> </w:t>
      </w:r>
      <w:r w:rsidR="00A622C4">
        <w:rPr>
          <w:rFonts w:cs="Times New Roman"/>
        </w:rPr>
        <w:t>H</w:t>
      </w:r>
      <w:r w:rsidR="00416425">
        <w:rPr>
          <w:rFonts w:cs="Times New Roman"/>
        </w:rPr>
        <w:t>ydropeaking</w:t>
      </w:r>
      <w:r w:rsidR="009F1295">
        <w:rPr>
          <w:rFonts w:cs="Times New Roman"/>
        </w:rPr>
        <w:t>;</w:t>
      </w:r>
      <w:r w:rsidR="00416425">
        <w:rPr>
          <w:rFonts w:cs="Times New Roman"/>
        </w:rPr>
        <w:t xml:space="preserve"> </w:t>
      </w:r>
      <w:r w:rsidR="00B56C67">
        <w:rPr>
          <w:rFonts w:cs="Times New Roman"/>
        </w:rPr>
        <w:t>E</w:t>
      </w:r>
      <w:r w:rsidR="00B56C67" w:rsidRPr="00A622C4">
        <w:rPr>
          <w:rFonts w:cs="Times New Roman"/>
        </w:rPr>
        <w:t xml:space="preserve">nvironmental </w:t>
      </w:r>
      <w:r w:rsidR="00B56C67">
        <w:rPr>
          <w:rFonts w:cs="Times New Roman"/>
        </w:rPr>
        <w:t>m</w:t>
      </w:r>
      <w:r w:rsidR="00A622C4" w:rsidRPr="00A622C4">
        <w:rPr>
          <w:rFonts w:cs="Times New Roman"/>
        </w:rPr>
        <w:t>odel development</w:t>
      </w:r>
      <w:r w:rsidR="009F1295">
        <w:rPr>
          <w:rFonts w:cs="Times New Roman"/>
        </w:rPr>
        <w:t xml:space="preserve">; </w:t>
      </w:r>
      <w:proofErr w:type="spellStart"/>
      <w:r w:rsidR="009F1295">
        <w:rPr>
          <w:rFonts w:cs="Times New Roman" w:hint="eastAsia"/>
        </w:rPr>
        <w:t>Hy</w:t>
      </w:r>
      <w:r w:rsidR="009F1295">
        <w:rPr>
          <w:rFonts w:cs="Times New Roman"/>
        </w:rPr>
        <w:t>droPeak</w:t>
      </w:r>
      <w:proofErr w:type="spellEnd"/>
    </w:p>
    <w:p w14:paraId="75A53961" w14:textId="77777777" w:rsidR="00D77D63" w:rsidRPr="009F1295" w:rsidRDefault="00D77D63" w:rsidP="009F1295">
      <w:pPr>
        <w:spacing w:before="0"/>
        <w:rPr>
          <w:rFonts w:cs="Times New Roman"/>
        </w:rPr>
        <w:sectPr w:rsidR="00D77D63" w:rsidRPr="009F1295" w:rsidSect="009F1295">
          <w:footerReference w:type="default" r:id="rId11"/>
          <w:type w:val="continuous"/>
          <w:pgSz w:w="12240" w:h="15840"/>
          <w:pgMar w:top="1440" w:right="1440" w:bottom="1440" w:left="1440" w:header="720" w:footer="720" w:gutter="0"/>
          <w:cols w:space="720"/>
          <w:docGrid w:linePitch="360"/>
        </w:sectPr>
      </w:pPr>
    </w:p>
    <w:p w14:paraId="0D411E6C" w14:textId="10BB1FEA" w:rsidR="004C2AA2" w:rsidRPr="00416425" w:rsidRDefault="00416425" w:rsidP="004C2AA2">
      <w:pPr>
        <w:rPr>
          <w:rFonts w:cs="Times New Roman"/>
          <w:b/>
        </w:rPr>
      </w:pPr>
      <w:r w:rsidRPr="00416425">
        <w:rPr>
          <w:rFonts w:cs="Times New Roman"/>
          <w:b/>
        </w:rPr>
        <w:lastRenderedPageBreak/>
        <w:t>Software availability</w:t>
      </w:r>
    </w:p>
    <w:p w14:paraId="33A97E78" w14:textId="77E37C7B" w:rsidR="00416425" w:rsidRPr="00416425" w:rsidRDefault="000A2D49" w:rsidP="00416425">
      <w:pPr>
        <w:spacing w:before="0"/>
        <w:rPr>
          <w:rFonts w:cs="Times New Roman"/>
        </w:rPr>
      </w:pPr>
      <w:r>
        <w:rPr>
          <w:rFonts w:cs="Times New Roman"/>
        </w:rPr>
        <w:t xml:space="preserve">Software name: </w:t>
      </w:r>
      <w:proofErr w:type="spellStart"/>
      <w:r>
        <w:rPr>
          <w:rFonts w:cs="Times New Roman" w:hint="eastAsia"/>
        </w:rPr>
        <w:t>Hy</w:t>
      </w:r>
      <w:r>
        <w:rPr>
          <w:rFonts w:cs="Times New Roman"/>
        </w:rPr>
        <w:t>droPeak</w:t>
      </w:r>
      <w:proofErr w:type="spellEnd"/>
    </w:p>
    <w:p w14:paraId="0865857C" w14:textId="1B2C2637" w:rsidR="00416425" w:rsidRPr="00416425" w:rsidRDefault="00416425" w:rsidP="00416425">
      <w:pPr>
        <w:spacing w:before="0"/>
        <w:rPr>
          <w:rFonts w:cs="Times New Roman"/>
        </w:rPr>
      </w:pPr>
      <w:r w:rsidRPr="00416425">
        <w:rPr>
          <w:rFonts w:cs="Times New Roman"/>
        </w:rPr>
        <w:t xml:space="preserve">Program language: </w:t>
      </w:r>
      <w:proofErr w:type="spellStart"/>
      <w:r w:rsidRPr="00416425">
        <w:rPr>
          <w:rFonts w:cs="Times New Roman"/>
        </w:rPr>
        <w:t>Matlab</w:t>
      </w:r>
      <w:proofErr w:type="spellEnd"/>
      <w:r w:rsidR="000A2D49">
        <w:rPr>
          <w:rFonts w:cs="Times New Roman"/>
        </w:rPr>
        <w:t>, Python</w:t>
      </w:r>
    </w:p>
    <w:p w14:paraId="29AB65B2" w14:textId="38136056" w:rsidR="00263963" w:rsidRPr="00416425" w:rsidRDefault="000E7555" w:rsidP="00416425">
      <w:pPr>
        <w:spacing w:before="0"/>
        <w:rPr>
          <w:rFonts w:cs="Times New Roman"/>
        </w:rPr>
      </w:pPr>
      <w:r>
        <w:rPr>
          <w:rFonts w:cs="Times New Roman"/>
        </w:rPr>
        <w:t>Software required: MATLAB 2020a</w:t>
      </w:r>
      <w:r w:rsidR="000A2D49">
        <w:rPr>
          <w:rFonts w:cs="Times New Roman"/>
        </w:rPr>
        <w:t xml:space="preserve">, Python </w:t>
      </w:r>
      <w:r w:rsidR="0067130C" w:rsidRPr="0067130C">
        <w:rPr>
          <w:rFonts w:cs="Times New Roman" w:hint="eastAsia"/>
        </w:rPr>
        <w:t>3</w:t>
      </w:r>
      <w:r w:rsidR="000A2D49" w:rsidRPr="0067130C">
        <w:rPr>
          <w:rFonts w:cs="Times New Roman"/>
        </w:rPr>
        <w:t>.7</w:t>
      </w:r>
    </w:p>
    <w:p w14:paraId="5D96580F" w14:textId="6F3B0813" w:rsidR="00416425" w:rsidRPr="00416425" w:rsidRDefault="00416425" w:rsidP="00416425">
      <w:pPr>
        <w:spacing w:before="0"/>
        <w:rPr>
          <w:rFonts w:cs="Times New Roman"/>
        </w:rPr>
      </w:pPr>
      <w:r w:rsidRPr="00416425">
        <w:rPr>
          <w:rFonts w:cs="Times New Roman"/>
        </w:rPr>
        <w:t>Developers:</w:t>
      </w:r>
      <w:r w:rsidR="00302247">
        <w:rPr>
          <w:rFonts w:cs="Times New Roman"/>
        </w:rPr>
        <w:t xml:space="preserve"> </w:t>
      </w:r>
      <w:r w:rsidR="000E7555">
        <w:rPr>
          <w:rFonts w:cs="Times New Roman"/>
          <w:sz w:val="22"/>
        </w:rPr>
        <w:t>University of Nottingham Ningbo China</w:t>
      </w:r>
    </w:p>
    <w:p w14:paraId="541B5E34" w14:textId="2A998EC9" w:rsidR="00416425" w:rsidRPr="00416425" w:rsidRDefault="000E7555" w:rsidP="00416425">
      <w:pPr>
        <w:spacing w:before="0"/>
        <w:rPr>
          <w:rFonts w:cs="Times New Roman"/>
        </w:rPr>
      </w:pPr>
      <w:r>
        <w:rPr>
          <w:rFonts w:cs="Times New Roman"/>
        </w:rPr>
        <w:t>A</w:t>
      </w:r>
      <w:r w:rsidR="000A2D49">
        <w:rPr>
          <w:rFonts w:cs="Times New Roman"/>
        </w:rPr>
        <w:t>vailable</w:t>
      </w:r>
      <w:r>
        <w:rPr>
          <w:rFonts w:cs="Times New Roman"/>
        </w:rPr>
        <w:t xml:space="preserve"> since</w:t>
      </w:r>
      <w:r w:rsidR="000A2D49">
        <w:rPr>
          <w:rFonts w:cs="Times New Roman"/>
        </w:rPr>
        <w:t>: 20</w:t>
      </w:r>
      <w:r w:rsidR="000A2D49">
        <w:rPr>
          <w:rFonts w:cs="Times New Roman" w:hint="eastAsia"/>
        </w:rPr>
        <w:t>2</w:t>
      </w:r>
      <w:r>
        <w:rPr>
          <w:rFonts w:cs="Times New Roman"/>
        </w:rPr>
        <w:t>0</w:t>
      </w:r>
    </w:p>
    <w:p w14:paraId="26171895" w14:textId="63DB35BD" w:rsidR="004C2AA2" w:rsidRDefault="00416425" w:rsidP="00416425">
      <w:pPr>
        <w:spacing w:before="0"/>
        <w:rPr>
          <w:rFonts w:cs="Times New Roman"/>
        </w:rPr>
      </w:pPr>
      <w:r w:rsidRPr="00416425">
        <w:rPr>
          <w:rFonts w:cs="Times New Roman"/>
        </w:rPr>
        <w:t xml:space="preserve">Access: </w:t>
      </w:r>
      <w:r w:rsidR="000E7555" w:rsidRPr="00812FAE">
        <w:rPr>
          <w:rFonts w:cs="Times New Roman"/>
          <w:highlight w:val="yellow"/>
        </w:rPr>
        <w:t>via GitHub linkages:</w:t>
      </w:r>
      <w:r w:rsidR="000E7555">
        <w:rPr>
          <w:rFonts w:cs="Times New Roman"/>
        </w:rPr>
        <w:t xml:space="preserve"> </w:t>
      </w:r>
    </w:p>
    <w:p w14:paraId="6BA98F5D" w14:textId="57949115" w:rsidR="00263963" w:rsidRDefault="00263963" w:rsidP="00263963">
      <w:pPr>
        <w:spacing w:before="0"/>
        <w:rPr>
          <w:rFonts w:cs="Times New Roman"/>
        </w:rPr>
      </w:pPr>
      <w:r>
        <w:rPr>
          <w:rFonts w:cs="Times New Roman"/>
        </w:rPr>
        <w:lastRenderedPageBreak/>
        <w:t xml:space="preserve">Documentation: </w:t>
      </w:r>
      <w:r w:rsidRPr="00263963">
        <w:rPr>
          <w:rFonts w:cs="Times New Roman"/>
        </w:rPr>
        <w:t xml:space="preserve">README in </w:t>
      </w:r>
      <w:proofErr w:type="spellStart"/>
      <w:r w:rsidRPr="00263963">
        <w:rPr>
          <w:rFonts w:cs="Times New Roman"/>
        </w:rPr>
        <w:t>Github</w:t>
      </w:r>
      <w:proofErr w:type="spellEnd"/>
      <w:r w:rsidRPr="00263963">
        <w:rPr>
          <w:rFonts w:cs="Times New Roman"/>
        </w:rPr>
        <w:t xml:space="preserve"> repository and guided example in the form of an editable </w:t>
      </w:r>
      <w:proofErr w:type="spellStart"/>
      <w:r w:rsidRPr="00263963">
        <w:rPr>
          <w:rFonts w:cs="Times New Roman"/>
        </w:rPr>
        <w:t>Jupyter</w:t>
      </w:r>
      <w:proofErr w:type="spellEnd"/>
      <w:r w:rsidRPr="00263963">
        <w:rPr>
          <w:rFonts w:cs="Times New Roman"/>
        </w:rPr>
        <w:t xml:space="preserve"> Notebook</w:t>
      </w:r>
    </w:p>
    <w:p w14:paraId="41A1F73F" w14:textId="2F4EF097" w:rsidR="000E7555" w:rsidRDefault="000E7555" w:rsidP="00416425">
      <w:pPr>
        <w:spacing w:before="0"/>
        <w:rPr>
          <w:rFonts w:cs="Times New Roman"/>
        </w:rPr>
      </w:pPr>
      <w:r>
        <w:rPr>
          <w:rFonts w:cs="Times New Roman"/>
        </w:rPr>
        <w:t>Cost: Free</w:t>
      </w:r>
    </w:p>
    <w:p w14:paraId="65D66AD0" w14:textId="015FEAEB" w:rsidR="000919F0" w:rsidRDefault="00263963" w:rsidP="00263963">
      <w:pPr>
        <w:spacing w:before="0"/>
        <w:rPr>
          <w:rFonts w:cs="Times New Roman"/>
        </w:rPr>
      </w:pPr>
      <w:r>
        <w:rPr>
          <w:rFonts w:cs="Times New Roman"/>
        </w:rPr>
        <w:t xml:space="preserve">License: </w:t>
      </w:r>
      <w:r w:rsidRPr="00263963">
        <w:rPr>
          <w:rFonts w:cs="Times New Roman"/>
        </w:rPr>
        <w:t>GPL-3.0</w:t>
      </w:r>
    </w:p>
    <w:p w14:paraId="412164C6" w14:textId="10DEB535" w:rsidR="009F1295" w:rsidRDefault="009F1295" w:rsidP="00263963">
      <w:pPr>
        <w:spacing w:before="0"/>
        <w:rPr>
          <w:rFonts w:cs="Times New Roman"/>
        </w:rPr>
      </w:pPr>
    </w:p>
    <w:p w14:paraId="3F8FB02C" w14:textId="7151AFE9" w:rsidR="00213C5A" w:rsidRPr="00213C5A" w:rsidRDefault="00416425" w:rsidP="00213C5A">
      <w:pPr>
        <w:pStyle w:val="Heading1"/>
        <w:sectPr w:rsidR="00213C5A" w:rsidRPr="00213C5A" w:rsidSect="009F1295">
          <w:type w:val="continuous"/>
          <w:pgSz w:w="12240" w:h="15840"/>
          <w:pgMar w:top="1440" w:right="1440" w:bottom="1440" w:left="1440" w:header="720" w:footer="720" w:gutter="0"/>
          <w:cols w:space="720"/>
          <w:docGrid w:linePitch="360"/>
        </w:sectPr>
      </w:pPr>
      <w:r w:rsidRPr="00416425">
        <w:t xml:space="preserve">1. </w:t>
      </w:r>
      <w:r w:rsidR="004C2AA2" w:rsidRPr="00416425">
        <w:t>Introduction</w:t>
      </w:r>
    </w:p>
    <w:p w14:paraId="4A1C0CFF" w14:textId="40054384" w:rsidR="00C230FB" w:rsidRDefault="00213C5A" w:rsidP="0020207C">
      <w:pPr>
        <w:rPr>
          <w:rFonts w:cs="Times New Roman"/>
        </w:rPr>
      </w:pPr>
      <w:r>
        <w:rPr>
          <w:rFonts w:cs="Times New Roman"/>
        </w:rPr>
        <w:lastRenderedPageBreak/>
        <w:t>Hydro</w:t>
      </w:r>
      <w:r w:rsidR="00574B49">
        <w:rPr>
          <w:rFonts w:cs="Times New Roman"/>
        </w:rPr>
        <w:t xml:space="preserve">power as one of the </w:t>
      </w:r>
      <w:r w:rsidR="00B75C08">
        <w:rPr>
          <w:rFonts w:cs="Times New Roman"/>
        </w:rPr>
        <w:t xml:space="preserve">most </w:t>
      </w:r>
      <w:r w:rsidR="00574B49">
        <w:rPr>
          <w:rFonts w:cs="Times New Roman"/>
        </w:rPr>
        <w:t xml:space="preserve">important renewable energy sources is </w:t>
      </w:r>
      <w:r w:rsidR="00F40C5D">
        <w:rPr>
          <w:rFonts w:cs="Times New Roman" w:hint="eastAsia"/>
        </w:rPr>
        <w:t>bec</w:t>
      </w:r>
      <w:r w:rsidR="00F40C5D">
        <w:rPr>
          <w:rFonts w:cs="Times New Roman"/>
        </w:rPr>
        <w:t xml:space="preserve">oming </w:t>
      </w:r>
      <w:r w:rsidR="00A12AF6">
        <w:rPr>
          <w:rFonts w:cs="Times New Roman"/>
        </w:rPr>
        <w:t xml:space="preserve">increasingly </w:t>
      </w:r>
      <w:r w:rsidR="008F04F6">
        <w:rPr>
          <w:rFonts w:cs="Times New Roman"/>
        </w:rPr>
        <w:t xml:space="preserve">demanding </w:t>
      </w:r>
      <w:r w:rsidR="00574B49">
        <w:rPr>
          <w:rFonts w:cs="Times New Roman"/>
        </w:rPr>
        <w:t>under the accelerat</w:t>
      </w:r>
      <w:r w:rsidR="00A12AF6">
        <w:rPr>
          <w:rFonts w:cs="Times New Roman"/>
        </w:rPr>
        <w:t>ed</w:t>
      </w:r>
      <w:r w:rsidR="00574B49">
        <w:rPr>
          <w:rFonts w:cs="Times New Roman"/>
        </w:rPr>
        <w:t xml:space="preserve"> development </w:t>
      </w:r>
      <w:r w:rsidR="008F04F6">
        <w:rPr>
          <w:rFonts w:cs="Times New Roman"/>
        </w:rPr>
        <w:t>globally</w:t>
      </w:r>
      <w:r w:rsidR="00574B49">
        <w:rPr>
          <w:rFonts w:cs="Times New Roman"/>
        </w:rPr>
        <w:t xml:space="preserve">. </w:t>
      </w:r>
      <w:r w:rsidR="00587B09">
        <w:rPr>
          <w:rFonts w:cs="Times New Roman"/>
        </w:rPr>
        <w:t xml:space="preserve">At the peak flow stages, </w:t>
      </w:r>
      <w:r w:rsidR="000D2A45">
        <w:rPr>
          <w:rFonts w:cs="Times New Roman"/>
        </w:rPr>
        <w:t xml:space="preserve">river is carried with </w:t>
      </w:r>
      <w:r w:rsidR="000E25FF">
        <w:rPr>
          <w:rFonts w:cs="Times New Roman"/>
        </w:rPr>
        <w:t xml:space="preserve">the highest </w:t>
      </w:r>
      <w:r w:rsidR="00433668">
        <w:rPr>
          <w:rFonts w:cs="Times New Roman"/>
        </w:rPr>
        <w:t xml:space="preserve">water head </w:t>
      </w:r>
      <w:r w:rsidR="00666BF4">
        <w:rPr>
          <w:rFonts w:cs="Times New Roman"/>
        </w:rPr>
        <w:t xml:space="preserve">to be released </w:t>
      </w:r>
      <w:r w:rsidR="00433668">
        <w:rPr>
          <w:rFonts w:cs="Times New Roman"/>
        </w:rPr>
        <w:t>with</w:t>
      </w:r>
      <w:r w:rsidR="00433668">
        <w:rPr>
          <w:rFonts w:cs="Times New Roman" w:hint="eastAsia"/>
        </w:rPr>
        <w:t xml:space="preserve"> po</w:t>
      </w:r>
      <w:r w:rsidR="00433668">
        <w:rPr>
          <w:rFonts w:cs="Times New Roman"/>
        </w:rPr>
        <w:t xml:space="preserve">werful </w:t>
      </w:r>
      <w:r w:rsidR="000E25FF">
        <w:rPr>
          <w:rFonts w:cs="Times New Roman"/>
        </w:rPr>
        <w:t xml:space="preserve">energy </w:t>
      </w:r>
      <w:r w:rsidR="00666BF4">
        <w:rPr>
          <w:rFonts w:cs="Times New Roman"/>
        </w:rPr>
        <w:t xml:space="preserve">generation. This specific operational feature of the hydropower plant thus brings about </w:t>
      </w:r>
      <w:r w:rsidR="00E27A80">
        <w:rPr>
          <w:rFonts w:cs="Times New Roman"/>
        </w:rPr>
        <w:t xml:space="preserve">regular </w:t>
      </w:r>
      <w:r w:rsidR="00666BF4">
        <w:rPr>
          <w:rFonts w:cs="Times New Roman"/>
        </w:rPr>
        <w:t>anthropogenic alterations to the natural patterns of the riverine ecosystem.</w:t>
      </w:r>
      <w:r w:rsidR="003310ED">
        <w:rPr>
          <w:rFonts w:cs="Times New Roman"/>
        </w:rPr>
        <w:t xml:space="preserve"> </w:t>
      </w:r>
      <w:r w:rsidR="00294AE5">
        <w:rPr>
          <w:rFonts w:cs="Times New Roman"/>
        </w:rPr>
        <w:t xml:space="preserve">Impacts have also been identified on </w:t>
      </w:r>
      <w:r w:rsidR="003310ED">
        <w:rPr>
          <w:rFonts w:cs="Times New Roman"/>
        </w:rPr>
        <w:t xml:space="preserve">water quality status, </w:t>
      </w:r>
      <w:r w:rsidR="0023724B">
        <w:rPr>
          <w:rFonts w:cs="Times New Roman"/>
        </w:rPr>
        <w:t>ecologi</w:t>
      </w:r>
      <w:r w:rsidR="003310ED">
        <w:rPr>
          <w:rFonts w:cs="Times New Roman"/>
        </w:rPr>
        <w:t xml:space="preserve">cal habitat suitability, and biodiversity </w:t>
      </w:r>
      <w:r w:rsidR="00294AE5">
        <w:rPr>
          <w:rFonts w:cs="Times New Roman"/>
        </w:rPr>
        <w:t>sustainability</w:t>
      </w:r>
      <w:r w:rsidR="003310ED">
        <w:rPr>
          <w:rFonts w:cs="Times New Roman"/>
        </w:rPr>
        <w:t xml:space="preserve">. </w:t>
      </w:r>
      <w:r w:rsidR="00B27CC0">
        <w:rPr>
          <w:rFonts w:cs="Times New Roman"/>
        </w:rPr>
        <w:t>Furthermore, influence exerted by the hydropower operations on the downstream river section can be propagated to extended spatial ranges with profound impacts.</w:t>
      </w:r>
      <w:r w:rsidR="00B27CC0" w:rsidRPr="00B27CC0">
        <w:rPr>
          <w:rFonts w:cs="Times New Roman"/>
        </w:rPr>
        <w:t xml:space="preserve"> </w:t>
      </w:r>
      <w:r w:rsidR="00B27CC0">
        <w:rPr>
          <w:rFonts w:cs="Times New Roman"/>
        </w:rPr>
        <w:t>To ensure the sustainable development of ‘green hy</w:t>
      </w:r>
      <w:r w:rsidR="00A4797B">
        <w:rPr>
          <w:rFonts w:cs="Times New Roman"/>
        </w:rPr>
        <w:t>dropower plant’</w:t>
      </w:r>
      <w:r w:rsidR="00B27CC0">
        <w:rPr>
          <w:rFonts w:cs="Times New Roman"/>
        </w:rPr>
        <w:t>, capturing the characteristics of hydropeaking</w:t>
      </w:r>
      <w:r w:rsidR="00B27CC0" w:rsidRPr="00A006E5">
        <w:rPr>
          <w:rFonts w:cs="Times New Roman"/>
        </w:rPr>
        <w:t xml:space="preserve"> </w:t>
      </w:r>
      <w:r w:rsidR="00B27CC0">
        <w:rPr>
          <w:rFonts w:cs="Times New Roman"/>
        </w:rPr>
        <w:t xml:space="preserve">at various temporal and spatial scales </w:t>
      </w:r>
      <w:r w:rsidR="00CE5915">
        <w:rPr>
          <w:rFonts w:cs="Times New Roman"/>
        </w:rPr>
        <w:t>are</w:t>
      </w:r>
      <w:r w:rsidR="00B27CC0">
        <w:rPr>
          <w:rFonts w:cs="Times New Roman"/>
        </w:rPr>
        <w:t xml:space="preserve"> vital for river basin management, river restoration, and hydropower management. </w:t>
      </w:r>
    </w:p>
    <w:p w14:paraId="175E8DC6" w14:textId="77777777" w:rsidR="0019596B" w:rsidRDefault="00B75C08" w:rsidP="0020207C">
      <w:pPr>
        <w:rPr>
          <w:rFonts w:cs="Times New Roman"/>
        </w:rPr>
      </w:pPr>
      <w:r>
        <w:rPr>
          <w:rFonts w:cs="Times New Roman"/>
        </w:rPr>
        <w:t xml:space="preserve">Hydrological alterations brought by the hydropower station that exerts rapid changes of the flow currents is well </w:t>
      </w:r>
      <w:r>
        <w:rPr>
          <w:rFonts w:cs="Times New Roman" w:hint="eastAsia"/>
        </w:rPr>
        <w:t>k</w:t>
      </w:r>
      <w:r>
        <w:rPr>
          <w:rFonts w:cs="Times New Roman"/>
        </w:rPr>
        <w:t>nown as hydropeaking (</w:t>
      </w:r>
      <w:proofErr w:type="spellStart"/>
      <w:r>
        <w:rPr>
          <w:rFonts w:cs="Times New Roman"/>
        </w:rPr>
        <w:t>Hauer</w:t>
      </w:r>
      <w:proofErr w:type="spellEnd"/>
      <w:r>
        <w:rPr>
          <w:rFonts w:cs="Times New Roman"/>
        </w:rPr>
        <w:t xml:space="preserve"> et al., 2017</w:t>
      </w:r>
      <w:r w:rsidRPr="000F731F">
        <w:rPr>
          <w:rFonts w:cs="Times New Roman"/>
        </w:rPr>
        <w:t>)</w:t>
      </w:r>
      <w:r>
        <w:rPr>
          <w:rFonts w:cs="Times New Roman"/>
        </w:rPr>
        <w:t xml:space="preserve">. </w:t>
      </w:r>
      <w:r w:rsidR="00B27CC0">
        <w:rPr>
          <w:rFonts w:cs="Times New Roman"/>
        </w:rPr>
        <w:t xml:space="preserve">Hydropeaking related to hydropower production is often characterized by rapid </w:t>
      </w:r>
      <w:r w:rsidR="00CE5915">
        <w:rPr>
          <w:rFonts w:cs="Times New Roman"/>
        </w:rPr>
        <w:t>in</w:t>
      </w:r>
      <w:r w:rsidR="00B27CC0">
        <w:rPr>
          <w:rFonts w:cs="Times New Roman"/>
        </w:rPr>
        <w:t xml:space="preserve">crement </w:t>
      </w:r>
      <w:r w:rsidR="00CE5915">
        <w:rPr>
          <w:rFonts w:cs="Times New Roman"/>
        </w:rPr>
        <w:t xml:space="preserve">of river stages </w:t>
      </w:r>
      <w:r w:rsidR="00B27CC0">
        <w:rPr>
          <w:rFonts w:cs="Times New Roman"/>
        </w:rPr>
        <w:t xml:space="preserve">and frequent changes within a short period of time that are associated with anthropogenic operations. </w:t>
      </w:r>
      <w:r w:rsidR="00C62A08">
        <w:rPr>
          <w:rFonts w:cs="Times New Roman"/>
        </w:rPr>
        <w:t>Characterizing</w:t>
      </w:r>
      <w:r w:rsidR="00CE5915">
        <w:rPr>
          <w:rFonts w:cs="Times New Roman"/>
        </w:rPr>
        <w:t xml:space="preserve"> </w:t>
      </w:r>
      <w:r w:rsidR="001E7E96">
        <w:rPr>
          <w:rFonts w:cs="Times New Roman"/>
        </w:rPr>
        <w:t>the</w:t>
      </w:r>
      <w:r w:rsidR="003D4ACE">
        <w:rPr>
          <w:rFonts w:cs="Times New Roman"/>
        </w:rPr>
        <w:t xml:space="preserve"> </w:t>
      </w:r>
      <w:r w:rsidR="001E7E96">
        <w:rPr>
          <w:rFonts w:cs="Times New Roman"/>
        </w:rPr>
        <w:t>feature</w:t>
      </w:r>
      <w:r w:rsidR="003D4ACE">
        <w:rPr>
          <w:rFonts w:cs="Times New Roman"/>
        </w:rPr>
        <w:t xml:space="preserve">s </w:t>
      </w:r>
      <w:r w:rsidR="001E7E96">
        <w:rPr>
          <w:rFonts w:cs="Times New Roman"/>
        </w:rPr>
        <w:t>of</w:t>
      </w:r>
      <w:r w:rsidR="003D4ACE">
        <w:rPr>
          <w:rFonts w:cs="Times New Roman"/>
        </w:rPr>
        <w:t xml:space="preserve"> var</w:t>
      </w:r>
      <w:r w:rsidR="001E7E96">
        <w:rPr>
          <w:rFonts w:cs="Times New Roman"/>
        </w:rPr>
        <w:t>ying</w:t>
      </w:r>
      <w:r w:rsidR="00CE5915">
        <w:rPr>
          <w:rFonts w:cs="Times New Roman"/>
        </w:rPr>
        <w:t xml:space="preserve"> hydrologic regime</w:t>
      </w:r>
      <w:r w:rsidR="003D4ACE">
        <w:rPr>
          <w:rFonts w:cs="Times New Roman"/>
        </w:rPr>
        <w:t xml:space="preserve"> is </w:t>
      </w:r>
      <w:r w:rsidR="001E7E96">
        <w:rPr>
          <w:rFonts w:cs="Times New Roman"/>
        </w:rPr>
        <w:t xml:space="preserve">one of </w:t>
      </w:r>
      <w:r w:rsidR="003D4ACE">
        <w:rPr>
          <w:rFonts w:cs="Times New Roman"/>
        </w:rPr>
        <w:t>the key</w:t>
      </w:r>
      <w:r w:rsidR="001E7E96">
        <w:rPr>
          <w:rFonts w:cs="Times New Roman"/>
        </w:rPr>
        <w:t>s</w:t>
      </w:r>
      <w:r w:rsidR="003D4ACE">
        <w:rPr>
          <w:rFonts w:cs="Times New Roman"/>
        </w:rPr>
        <w:t xml:space="preserve"> to identifying hydropeaking </w:t>
      </w:r>
      <w:r w:rsidR="00CE5915">
        <w:rPr>
          <w:rFonts w:cs="Times New Roman"/>
        </w:rPr>
        <w:t xml:space="preserve">impacts </w:t>
      </w:r>
      <w:r w:rsidR="003D4ACE">
        <w:rPr>
          <w:rFonts w:cs="Times New Roman"/>
        </w:rPr>
        <w:t>at gauged stations</w:t>
      </w:r>
      <w:r w:rsidR="00CE5915">
        <w:rPr>
          <w:rFonts w:cs="Times New Roman" w:hint="eastAsia"/>
        </w:rPr>
        <w:t>.</w:t>
      </w:r>
      <w:r w:rsidR="00CE5915" w:rsidRPr="00CE5915">
        <w:rPr>
          <w:rFonts w:cs="Times New Roman"/>
        </w:rPr>
        <w:t xml:space="preserve"> </w:t>
      </w:r>
      <w:r w:rsidR="00072265">
        <w:rPr>
          <w:rFonts w:cs="Times New Roman"/>
        </w:rPr>
        <w:t>The modified hydrologic regime</w:t>
      </w:r>
      <w:r w:rsidR="00CE5915">
        <w:rPr>
          <w:rFonts w:cs="Times New Roman"/>
        </w:rPr>
        <w:t xml:space="preserve"> is critical to the sustainability of the ecosystem with altered thermal regimes, which is also called </w:t>
      </w:r>
      <w:proofErr w:type="spellStart"/>
      <w:r w:rsidR="00CE5915">
        <w:rPr>
          <w:rFonts w:cs="Times New Roman"/>
        </w:rPr>
        <w:t>thermopeaking</w:t>
      </w:r>
      <w:proofErr w:type="spellEnd"/>
      <w:r w:rsidR="00CE5915">
        <w:rPr>
          <w:rFonts w:cs="Times New Roman"/>
        </w:rPr>
        <w:t xml:space="preserve"> (</w:t>
      </w:r>
      <w:proofErr w:type="spellStart"/>
      <w:r w:rsidR="00CE5915">
        <w:rPr>
          <w:rFonts w:cs="Times New Roman"/>
        </w:rPr>
        <w:t>Zolezzi</w:t>
      </w:r>
      <w:proofErr w:type="spellEnd"/>
      <w:r w:rsidR="00CE5915">
        <w:rPr>
          <w:rFonts w:cs="Times New Roman"/>
        </w:rPr>
        <w:t xml:space="preserve"> et al., 2011).</w:t>
      </w:r>
      <w:r w:rsidR="000867B8">
        <w:rPr>
          <w:rFonts w:cs="Times New Roman"/>
        </w:rPr>
        <w:t xml:space="preserve"> </w:t>
      </w:r>
      <w:r>
        <w:rPr>
          <w:rFonts w:cs="Times New Roman"/>
        </w:rPr>
        <w:t>Quantif</w:t>
      </w:r>
      <w:r w:rsidR="0019596B">
        <w:rPr>
          <w:rFonts w:cs="Times New Roman"/>
        </w:rPr>
        <w:t>ying the features of the hydro-</w:t>
      </w:r>
      <w:r>
        <w:rPr>
          <w:rFonts w:cs="Times New Roman"/>
        </w:rPr>
        <w:t xml:space="preserve">and </w:t>
      </w:r>
      <w:proofErr w:type="spellStart"/>
      <w:r>
        <w:rPr>
          <w:rFonts w:cs="Times New Roman"/>
        </w:rPr>
        <w:t>therm</w:t>
      </w:r>
      <w:r w:rsidR="0019596B">
        <w:rPr>
          <w:rFonts w:cs="Times New Roman" w:hint="eastAsia"/>
        </w:rPr>
        <w:t>opea</w:t>
      </w:r>
      <w:r w:rsidR="0019596B">
        <w:rPr>
          <w:rFonts w:cs="Times New Roman"/>
        </w:rPr>
        <w:t>king</w:t>
      </w:r>
      <w:r>
        <w:rPr>
          <w:rFonts w:cs="Times New Roman"/>
        </w:rPr>
        <w:t>s</w:t>
      </w:r>
      <w:proofErr w:type="spellEnd"/>
      <w:r>
        <w:rPr>
          <w:rFonts w:cs="Times New Roman"/>
        </w:rPr>
        <w:t xml:space="preserve"> at the outlet of hydropower plant is challenging that requires high resolution of observations with the gauging stations but also good understanding</w:t>
      </w:r>
      <w:r>
        <w:rPr>
          <w:rFonts w:cs="Times New Roman" w:hint="eastAsia"/>
        </w:rPr>
        <w:t>s</w:t>
      </w:r>
      <w:r>
        <w:rPr>
          <w:rFonts w:cs="Times New Roman"/>
        </w:rPr>
        <w:t xml:space="preserve"> of the operational practice from the hydropower station. </w:t>
      </w:r>
    </w:p>
    <w:p w14:paraId="244235DC" w14:textId="287C1A36" w:rsidR="0019596B" w:rsidRDefault="0019596B" w:rsidP="0020207C">
      <w:pPr>
        <w:rPr>
          <w:rFonts w:cs="Times New Roman"/>
        </w:rPr>
      </w:pPr>
      <w:r>
        <w:rPr>
          <w:rFonts w:cs="Times New Roman"/>
        </w:rPr>
        <w:t xml:space="preserve">Changes of the discharge data had been developed from long-term and daily variations to sub-daily evaluations (Zimmerman et al., </w:t>
      </w:r>
      <w:r w:rsidRPr="0020207C">
        <w:rPr>
          <w:rFonts w:cs="Times New Roman"/>
        </w:rPr>
        <w:t>2010</w:t>
      </w:r>
      <w:r>
        <w:rPr>
          <w:rFonts w:cs="Times New Roman"/>
        </w:rPr>
        <w:t xml:space="preserve">; </w:t>
      </w:r>
      <w:proofErr w:type="spellStart"/>
      <w:r w:rsidRPr="00FC6D50">
        <w:rPr>
          <w:rFonts w:cs="Times New Roman"/>
        </w:rPr>
        <w:t>Carolli</w:t>
      </w:r>
      <w:proofErr w:type="spellEnd"/>
      <w:r>
        <w:rPr>
          <w:rFonts w:cs="Times New Roman"/>
        </w:rPr>
        <w:t xml:space="preserve"> et al., 2015; </w:t>
      </w:r>
      <w:r w:rsidRPr="006E5D98">
        <w:rPr>
          <w:rFonts w:cs="Times New Roman"/>
        </w:rPr>
        <w:t>Alonso</w:t>
      </w:r>
      <w:r>
        <w:rPr>
          <w:rFonts w:cs="Times New Roman"/>
        </w:rPr>
        <w:t xml:space="preserve"> et al., 2017). Rigorous statistics have been applied comprehensive</w:t>
      </w:r>
      <w:r>
        <w:rPr>
          <w:rFonts w:cs="Times New Roman" w:hint="eastAsia"/>
        </w:rPr>
        <w:t>ly</w:t>
      </w:r>
      <w:r>
        <w:rPr>
          <w:rFonts w:cs="Times New Roman"/>
        </w:rPr>
        <w:t xml:space="preserve"> to analyze the daily stream flow datasets (Richter et al., 1996; </w:t>
      </w:r>
      <w:r w:rsidRPr="006E5D98">
        <w:rPr>
          <w:rFonts w:cs="Times New Roman"/>
        </w:rPr>
        <w:t xml:space="preserve">Carlisle </w:t>
      </w:r>
      <w:r>
        <w:rPr>
          <w:rFonts w:cs="Times New Roman"/>
        </w:rPr>
        <w:t xml:space="preserve">et al., 2010; </w:t>
      </w:r>
      <w:r w:rsidRPr="006E5D98">
        <w:rPr>
          <w:rFonts w:cs="Times New Roman"/>
        </w:rPr>
        <w:t>Dang</w:t>
      </w:r>
      <w:r>
        <w:rPr>
          <w:rFonts w:cs="Times New Roman"/>
        </w:rPr>
        <w:t xml:space="preserve"> et al., 2018). Previous studies on characterization of the hydropeaking are mostly developed from time series analysis that focusing on the magnitude,</w:t>
      </w:r>
      <w:r w:rsidRPr="0020207C">
        <w:rPr>
          <w:rFonts w:cs="Times New Roman"/>
        </w:rPr>
        <w:t xml:space="preserve"> </w:t>
      </w:r>
      <w:r>
        <w:rPr>
          <w:rFonts w:cs="Times New Roman"/>
        </w:rPr>
        <w:t>frequency, and rate of change for hydrologic observations</w:t>
      </w:r>
      <w:r w:rsidRPr="0020207C">
        <w:rPr>
          <w:rFonts w:cs="Times New Roman"/>
        </w:rPr>
        <w:t xml:space="preserve"> </w:t>
      </w:r>
      <w:r>
        <w:rPr>
          <w:rFonts w:cs="Times New Roman"/>
        </w:rPr>
        <w:t xml:space="preserve">(Zimmerman et al., </w:t>
      </w:r>
      <w:r w:rsidRPr="0020207C">
        <w:rPr>
          <w:rFonts w:cs="Times New Roman"/>
        </w:rPr>
        <w:t>2010</w:t>
      </w:r>
      <w:r>
        <w:rPr>
          <w:rFonts w:cs="Times New Roman"/>
        </w:rPr>
        <w:t xml:space="preserve">; </w:t>
      </w:r>
      <w:proofErr w:type="spellStart"/>
      <w:r w:rsidRPr="00AE2D03">
        <w:rPr>
          <w:rFonts w:cs="Times New Roman"/>
        </w:rPr>
        <w:t>Meile</w:t>
      </w:r>
      <w:proofErr w:type="spellEnd"/>
      <w:r>
        <w:rPr>
          <w:rFonts w:cs="Times New Roman"/>
        </w:rPr>
        <w:t xml:space="preserve"> et al., 2011;</w:t>
      </w:r>
      <w:r w:rsidRPr="0020207C">
        <w:rPr>
          <w:rFonts w:cs="Times New Roman"/>
        </w:rPr>
        <w:t xml:space="preserve"> </w:t>
      </w:r>
      <w:proofErr w:type="spellStart"/>
      <w:r w:rsidRPr="00FC6D50">
        <w:rPr>
          <w:rFonts w:cs="Times New Roman"/>
        </w:rPr>
        <w:t>Carolli</w:t>
      </w:r>
      <w:proofErr w:type="spellEnd"/>
      <w:r>
        <w:rPr>
          <w:rFonts w:cs="Times New Roman"/>
        </w:rPr>
        <w:t xml:space="preserve"> et al., 2015;</w:t>
      </w:r>
      <w:r w:rsidRPr="0020207C">
        <w:rPr>
          <w:rFonts w:cs="Times New Roman"/>
        </w:rPr>
        <w:t xml:space="preserve"> </w:t>
      </w:r>
      <w:proofErr w:type="spellStart"/>
      <w:r w:rsidRPr="006E5D98">
        <w:rPr>
          <w:rFonts w:cs="Times New Roman"/>
        </w:rPr>
        <w:t>Vanzo</w:t>
      </w:r>
      <w:proofErr w:type="spellEnd"/>
      <w:r>
        <w:rPr>
          <w:rFonts w:cs="Times New Roman"/>
        </w:rPr>
        <w:t xml:space="preserve"> et al., 2016). Computational methods for the analysis of hydrologic data, and hydropeaking characteristics packaged as software have become one of the essentials. Processes </w:t>
      </w:r>
      <w:r>
        <w:rPr>
          <w:rFonts w:cs="Times New Roman" w:hint="eastAsia"/>
        </w:rPr>
        <w:t>f</w:t>
      </w:r>
      <w:r>
        <w:rPr>
          <w:rFonts w:cs="Times New Roman"/>
        </w:rPr>
        <w:t xml:space="preserve">or these analyses are independently subject to index-based statistical calculations via various computational tools. </w:t>
      </w:r>
      <w:r w:rsidR="00A24154">
        <w:rPr>
          <w:rFonts w:cs="Times New Roman" w:hint="eastAsia"/>
        </w:rPr>
        <w:t>There</w:t>
      </w:r>
      <w:r w:rsidR="00A24154">
        <w:rPr>
          <w:rFonts w:cs="Times New Roman"/>
        </w:rPr>
        <w:t xml:space="preserve"> are limited methods that can generate comprehensive sets of evaluations on the hydropeaking characteristics but gives either single </w:t>
      </w:r>
      <w:proofErr w:type="spellStart"/>
      <w:r w:rsidR="00A24154">
        <w:rPr>
          <w:rFonts w:cs="Times New Roman"/>
        </w:rPr>
        <w:t>hydropeak</w:t>
      </w:r>
      <w:proofErr w:type="spellEnd"/>
      <w:r w:rsidR="00A24154">
        <w:rPr>
          <w:rFonts w:cs="Times New Roman"/>
        </w:rPr>
        <w:t xml:space="preserve"> event based results or statistical estimates from long-term time series data.</w:t>
      </w:r>
      <w:r w:rsidR="00A24154" w:rsidRPr="00A24154">
        <w:rPr>
          <w:rFonts w:cs="Times New Roman"/>
        </w:rPr>
        <w:t xml:space="preserve"> </w:t>
      </w:r>
      <w:proofErr w:type="spellStart"/>
      <w:r w:rsidR="008E5DC9">
        <w:rPr>
          <w:rFonts w:cs="Times New Roman"/>
        </w:rPr>
        <w:t>Sauterleute</w:t>
      </w:r>
      <w:proofErr w:type="spellEnd"/>
      <w:r w:rsidR="008E5DC9">
        <w:rPr>
          <w:rFonts w:cs="Times New Roman"/>
        </w:rPr>
        <w:t xml:space="preserve"> </w:t>
      </w:r>
      <w:r w:rsidR="008E5DC9" w:rsidRPr="0013288E">
        <w:rPr>
          <w:rFonts w:cs="Times New Roman"/>
        </w:rPr>
        <w:t xml:space="preserve">and </w:t>
      </w:r>
      <w:proofErr w:type="spellStart"/>
      <w:r w:rsidR="008E5DC9" w:rsidRPr="0013288E">
        <w:rPr>
          <w:rFonts w:cs="Times New Roman"/>
        </w:rPr>
        <w:t>Charmasson</w:t>
      </w:r>
      <w:proofErr w:type="spellEnd"/>
      <w:r w:rsidR="008E5DC9">
        <w:rPr>
          <w:rFonts w:cs="Times New Roman"/>
        </w:rPr>
        <w:t xml:space="preserve"> (2014) characterized the peaking events through separated rapid increasing and decreasing events, but the integrated </w:t>
      </w:r>
      <w:r w:rsidR="008E5DC9">
        <w:rPr>
          <w:rFonts w:cs="Times New Roman" w:hint="eastAsia"/>
        </w:rPr>
        <w:t>pairs</w:t>
      </w:r>
      <w:r w:rsidR="008E5DC9">
        <w:rPr>
          <w:rFonts w:cs="Times New Roman"/>
        </w:rPr>
        <w:t xml:space="preserve"> are not specified to identify </w:t>
      </w:r>
      <w:proofErr w:type="spellStart"/>
      <w:r w:rsidR="008E5DC9">
        <w:rPr>
          <w:rFonts w:cs="Times New Roman"/>
        </w:rPr>
        <w:t>hydropoeaking</w:t>
      </w:r>
      <w:proofErr w:type="spellEnd"/>
      <w:r w:rsidR="008E5DC9">
        <w:rPr>
          <w:rFonts w:cs="Times New Roman"/>
        </w:rPr>
        <w:t xml:space="preserve">. </w:t>
      </w:r>
      <w:r w:rsidR="00A24154">
        <w:rPr>
          <w:rFonts w:cs="Times New Roman"/>
        </w:rPr>
        <w:t xml:space="preserve">Advancement in the hydropeaking studies with publically available computational tools is </w:t>
      </w:r>
      <w:r w:rsidR="00A24154">
        <w:rPr>
          <w:rFonts w:cs="Times New Roman"/>
        </w:rPr>
        <w:lastRenderedPageBreak/>
        <w:t>imperative in terms of the characterization parameters, standardized applications, and thermal management incorporations that relates to the baseline/thresholds.</w:t>
      </w:r>
      <w:r w:rsidR="00A24154" w:rsidRPr="00590311">
        <w:rPr>
          <w:rFonts w:cs="Times New Roman"/>
        </w:rPr>
        <w:t xml:space="preserve"> </w:t>
      </w:r>
    </w:p>
    <w:p w14:paraId="0E26331D" w14:textId="1F8BD2E2" w:rsidR="008E5DC9" w:rsidRDefault="00C230FB" w:rsidP="00590311">
      <w:pPr>
        <w:rPr>
          <w:rFonts w:cs="Times New Roman"/>
        </w:rPr>
      </w:pPr>
      <w:r>
        <w:rPr>
          <w:rFonts w:cs="Times New Roman"/>
        </w:rPr>
        <w:t xml:space="preserve">In this study, we </w:t>
      </w:r>
      <w:r w:rsidR="008E5DC9">
        <w:rPr>
          <w:rFonts w:cs="Times New Roman"/>
        </w:rPr>
        <w:t xml:space="preserve">developed the </w:t>
      </w:r>
      <w:proofErr w:type="spellStart"/>
      <w:r w:rsidR="008E5DC9" w:rsidRPr="00A24154">
        <w:rPr>
          <w:rFonts w:cs="Times New Roman"/>
        </w:rPr>
        <w:t>thermopeaking</w:t>
      </w:r>
      <w:proofErr w:type="spellEnd"/>
      <w:r w:rsidR="008E5DC9" w:rsidRPr="00A24154">
        <w:rPr>
          <w:rFonts w:cs="Times New Roman"/>
        </w:rPr>
        <w:t xml:space="preserve"> embodied</w:t>
      </w:r>
      <w:r w:rsidR="008E5DC9">
        <w:rPr>
          <w:rFonts w:cs="Times New Roman"/>
        </w:rPr>
        <w:t xml:space="preserve"> </w:t>
      </w:r>
      <w:r w:rsidR="008E5DC9" w:rsidRPr="00A24154">
        <w:rPr>
          <w:rFonts w:cs="Times New Roman"/>
        </w:rPr>
        <w:t>hydropeaking toolbox</w:t>
      </w:r>
      <w:r w:rsidR="008E5DC9">
        <w:rPr>
          <w:rFonts w:cs="Times New Roman"/>
        </w:rPr>
        <w:t xml:space="preserve"> that </w:t>
      </w:r>
      <w:r w:rsidR="008E5DC9">
        <w:rPr>
          <w:rFonts w:cs="Times New Roman" w:hint="eastAsia"/>
        </w:rPr>
        <w:t>includes</w:t>
      </w:r>
      <w:r w:rsidR="008E5DC9">
        <w:rPr>
          <w:rFonts w:cs="Times New Roman"/>
        </w:rPr>
        <w:t xml:space="preserve"> the water temperature variations for hydropeaking affected stations. We </w:t>
      </w:r>
      <w:r>
        <w:rPr>
          <w:rFonts w:cs="Times New Roman"/>
        </w:rPr>
        <w:t xml:space="preserve">focus on </w:t>
      </w:r>
      <w:r w:rsidR="00A4797B">
        <w:rPr>
          <w:rFonts w:cs="Times New Roman" w:hint="eastAsia"/>
        </w:rPr>
        <w:t>aut</w:t>
      </w:r>
      <w:r w:rsidR="00A4797B">
        <w:rPr>
          <w:rFonts w:cs="Times New Roman"/>
        </w:rPr>
        <w:t xml:space="preserve">omated characterization of </w:t>
      </w:r>
      <w:r>
        <w:rPr>
          <w:rFonts w:cs="Times New Roman"/>
        </w:rPr>
        <w:t xml:space="preserve">the reservoir-induced </w:t>
      </w:r>
      <w:r w:rsidR="00A4797B">
        <w:rPr>
          <w:rFonts w:cs="Times New Roman"/>
        </w:rPr>
        <w:t xml:space="preserve">hydropeaking </w:t>
      </w:r>
      <w:r w:rsidRPr="009F1295">
        <w:rPr>
          <w:rFonts w:cs="Times New Roman"/>
        </w:rPr>
        <w:t xml:space="preserve">and </w:t>
      </w:r>
      <w:proofErr w:type="spellStart"/>
      <w:r w:rsidR="00A4797B" w:rsidRPr="009F1295">
        <w:rPr>
          <w:rFonts w:cs="Times New Roman"/>
        </w:rPr>
        <w:t>thermopeaking</w:t>
      </w:r>
      <w:proofErr w:type="spellEnd"/>
      <w:r>
        <w:rPr>
          <w:rFonts w:cs="Times New Roman"/>
        </w:rPr>
        <w:t xml:space="preserve"> </w:t>
      </w:r>
      <w:r w:rsidR="006068C9">
        <w:rPr>
          <w:rFonts w:cs="Times New Roman"/>
        </w:rPr>
        <w:t>alterations to the river system</w:t>
      </w:r>
      <w:r>
        <w:rPr>
          <w:rFonts w:cs="Times New Roman"/>
        </w:rPr>
        <w:t xml:space="preserve"> </w:t>
      </w:r>
      <w:r w:rsidR="005E6023">
        <w:rPr>
          <w:rFonts w:cs="Times New Roman"/>
        </w:rPr>
        <w:t>at</w:t>
      </w:r>
      <w:r>
        <w:rPr>
          <w:rFonts w:cs="Times New Roman"/>
        </w:rPr>
        <w:t xml:space="preserve"> </w:t>
      </w:r>
      <w:r w:rsidRPr="00C230FB">
        <w:rPr>
          <w:rFonts w:cs="Times New Roman"/>
        </w:rPr>
        <w:t>temporal scales</w:t>
      </w:r>
      <w:r>
        <w:rPr>
          <w:rFonts w:cs="Times New Roman"/>
        </w:rPr>
        <w:t xml:space="preserve"> that are </w:t>
      </w:r>
      <w:r w:rsidRPr="00C230FB">
        <w:rPr>
          <w:rFonts w:cs="Times New Roman"/>
        </w:rPr>
        <w:t>crucial for defining remediation actions</w:t>
      </w:r>
      <w:r>
        <w:rPr>
          <w:rFonts w:cs="Times New Roman"/>
        </w:rPr>
        <w:t>.</w:t>
      </w:r>
      <w:r w:rsidR="00B75C08">
        <w:rPr>
          <w:rFonts w:cs="Times New Roman"/>
        </w:rPr>
        <w:t xml:space="preserve"> </w:t>
      </w:r>
    </w:p>
    <w:p w14:paraId="543722F5" w14:textId="509FD44A" w:rsidR="00590311" w:rsidRDefault="00590311" w:rsidP="00590311">
      <w:pPr>
        <w:rPr>
          <w:rFonts w:cs="Times New Roman"/>
        </w:rPr>
      </w:pPr>
      <w:r>
        <w:rPr>
          <w:rFonts w:cs="Times New Roman"/>
        </w:rPr>
        <w:t xml:space="preserve">In the </w:t>
      </w:r>
      <w:proofErr w:type="spellStart"/>
      <w:r w:rsidR="00A24154">
        <w:rPr>
          <w:rFonts w:cs="Times New Roman"/>
        </w:rPr>
        <w:t>HydroPeak</w:t>
      </w:r>
      <w:proofErr w:type="spellEnd"/>
      <w:r w:rsidR="00A24154">
        <w:rPr>
          <w:rFonts w:cs="Times New Roman"/>
        </w:rPr>
        <w:t xml:space="preserve"> toolbox</w:t>
      </w:r>
      <w:r>
        <w:rPr>
          <w:rFonts w:cs="Times New Roman"/>
        </w:rPr>
        <w:t>, a synthesis is given of the methods and results into a user-friendly toolbox in both MATLAB and Python.</w:t>
      </w:r>
      <w:r w:rsidRPr="00590311">
        <w:rPr>
          <w:rFonts w:cs="Times New Roman"/>
        </w:rPr>
        <w:t xml:space="preserve"> </w:t>
      </w:r>
      <w:r>
        <w:rPr>
          <w:rFonts w:cs="Times New Roman"/>
        </w:rPr>
        <w:t xml:space="preserve">In this toolbox, </w:t>
      </w:r>
      <w:r w:rsidR="00A24154">
        <w:rPr>
          <w:rFonts w:cs="Times New Roman"/>
        </w:rPr>
        <w:t>i</w:t>
      </w:r>
      <w:r w:rsidR="008E5DC9">
        <w:rPr>
          <w:rFonts w:cs="Times New Roman"/>
        </w:rPr>
        <w:t xml:space="preserve">t specifically </w:t>
      </w:r>
      <w:proofErr w:type="spellStart"/>
      <w:r w:rsidR="008E5DC9">
        <w:rPr>
          <w:rFonts w:cs="Times New Roman"/>
        </w:rPr>
        <w:t>focuse</w:t>
      </w:r>
      <w:proofErr w:type="spellEnd"/>
      <w:r>
        <w:rPr>
          <w:rFonts w:cs="Times New Roman"/>
        </w:rPr>
        <w:t xml:space="preserve"> on the quantification of rapid fluctuations in river flows or stages that resulted with ecological implications.</w:t>
      </w:r>
      <w:r w:rsidRPr="00590311">
        <w:rPr>
          <w:rFonts w:cs="Times New Roman"/>
        </w:rPr>
        <w:t xml:space="preserve"> </w:t>
      </w:r>
      <w:r>
        <w:rPr>
          <w:rFonts w:cs="Times New Roman"/>
        </w:rPr>
        <w:t xml:space="preserve">The </w:t>
      </w:r>
      <w:proofErr w:type="spellStart"/>
      <w:r>
        <w:rPr>
          <w:rFonts w:cs="Times New Roman"/>
        </w:rPr>
        <w:t>programme</w:t>
      </w:r>
      <w:proofErr w:type="spellEnd"/>
      <w:r>
        <w:rPr>
          <w:rFonts w:cs="Times New Roman"/>
        </w:rPr>
        <w:t xml:space="preserve"> </w:t>
      </w:r>
      <w:proofErr w:type="spellStart"/>
      <w:r>
        <w:rPr>
          <w:rFonts w:cs="Times New Roman"/>
        </w:rPr>
        <w:t>HydroPeak</w:t>
      </w:r>
      <w:proofErr w:type="spellEnd"/>
      <w:r>
        <w:rPr>
          <w:rFonts w:cs="Times New Roman"/>
        </w:rPr>
        <w:t xml:space="preserve"> is introduced with example case studies o</w:t>
      </w:r>
      <w:r w:rsidR="00A24154">
        <w:rPr>
          <w:rFonts w:cs="Times New Roman"/>
        </w:rPr>
        <w:t>f hydropower plants in Switzerland</w:t>
      </w:r>
      <w:r>
        <w:rPr>
          <w:rFonts w:cs="Times New Roman"/>
        </w:rPr>
        <w:t>.</w:t>
      </w:r>
    </w:p>
    <w:p w14:paraId="030EC8A7" w14:textId="3283F058" w:rsidR="0036555A" w:rsidRPr="00ED5480" w:rsidRDefault="0036555A" w:rsidP="00ED5480">
      <w:pPr>
        <w:pStyle w:val="Heading1"/>
      </w:pPr>
      <w:r w:rsidRPr="0036555A">
        <w:t>2.  General description of the toolbox</w:t>
      </w:r>
    </w:p>
    <w:p w14:paraId="14D5AB2C" w14:textId="486D2924" w:rsidR="00ED5480" w:rsidRDefault="0036555A" w:rsidP="000867B8">
      <w:pPr>
        <w:rPr>
          <w:ins w:id="0" w:author="Meili Feng" w:date="2021-05-25T10:41:00Z"/>
        </w:rPr>
      </w:pPr>
      <w:proofErr w:type="spellStart"/>
      <w:r>
        <w:t>HydroPeak</w:t>
      </w:r>
      <w:proofErr w:type="spellEnd"/>
      <w:r>
        <w:t xml:space="preserve"> is an analytical toolbox that includes packages and user-friendly approach to </w:t>
      </w:r>
      <w:r w:rsidR="00141C38">
        <w:t xml:space="preserve">detect hydropeaking impacts and </w:t>
      </w:r>
      <w:r w:rsidR="00A83070">
        <w:t xml:space="preserve">to </w:t>
      </w:r>
      <w:proofErr w:type="spellStart"/>
      <w:r w:rsidR="00141C38">
        <w:t>analyse</w:t>
      </w:r>
      <w:proofErr w:type="spellEnd"/>
      <w:r w:rsidR="00141C38">
        <w:t xml:space="preserve"> the characteristics of</w:t>
      </w:r>
      <w:r>
        <w:t xml:space="preserve"> the </w:t>
      </w:r>
      <w:r w:rsidR="00141C38">
        <w:t xml:space="preserve">hydrograph </w:t>
      </w:r>
      <w:r>
        <w:t>under hydropower operations.</w:t>
      </w:r>
      <w:r w:rsidR="00141C38">
        <w:t xml:space="preserve"> </w:t>
      </w:r>
      <w:r w:rsidR="004F6632">
        <w:t>The toolbox is written in Python</w:t>
      </w:r>
      <w:r w:rsidR="00A24154">
        <w:t xml:space="preserve"> and MATLAB</w:t>
      </w:r>
      <w:r w:rsidR="004F6632">
        <w:t xml:space="preserve"> programming languages </w:t>
      </w:r>
      <w:r w:rsidR="00A24154">
        <w:t>that include built-in functions and examples of code</w:t>
      </w:r>
      <w:r w:rsidR="004F6632">
        <w:t xml:space="preserve"> for application. </w:t>
      </w:r>
      <w:r w:rsidR="00141C38">
        <w:rPr>
          <w:rFonts w:hint="eastAsia"/>
        </w:rPr>
        <w:t>I</w:t>
      </w:r>
      <w:r w:rsidR="00141C38">
        <w:t>t consists o</w:t>
      </w:r>
      <w:r w:rsidR="00141C38">
        <w:rPr>
          <w:rFonts w:hint="eastAsia"/>
        </w:rPr>
        <w:t>f</w:t>
      </w:r>
      <w:r w:rsidR="00141C38">
        <w:t xml:space="preserve"> </w:t>
      </w:r>
      <w:r w:rsidR="00BA547B">
        <w:t xml:space="preserve">three </w:t>
      </w:r>
      <w:r w:rsidR="0038372D">
        <w:t>set</w:t>
      </w:r>
      <w:r w:rsidR="00BA547B">
        <w:t>s of</w:t>
      </w:r>
      <w:r w:rsidR="0038372D">
        <w:t xml:space="preserve"> packages including:</w:t>
      </w:r>
      <w:r w:rsidR="00BA547B">
        <w:t xml:space="preserve"> </w:t>
      </w:r>
      <w:r w:rsidR="00BA547B" w:rsidRPr="002D7329">
        <w:t>input data pre-</w:t>
      </w:r>
      <w:r w:rsidR="00A24154">
        <w:t>processing</w:t>
      </w:r>
      <w:r w:rsidR="0038372D" w:rsidRPr="002D7329">
        <w:t>,</w:t>
      </w:r>
      <w:r w:rsidR="004D6D7A">
        <w:t xml:space="preserve"> hydropeaking identification</w:t>
      </w:r>
      <w:r w:rsidR="0038372D" w:rsidRPr="002D7329">
        <w:t xml:space="preserve"> and feature </w:t>
      </w:r>
      <w:r w:rsidR="00AC4380" w:rsidRPr="002D7329">
        <w:t>characterization</w:t>
      </w:r>
      <w:r w:rsidR="0038372D" w:rsidRPr="002D7329">
        <w:t xml:space="preserve">. </w:t>
      </w:r>
    </w:p>
    <w:p w14:paraId="032A5E4E" w14:textId="13350BEB" w:rsidR="003F4FDB" w:rsidRDefault="00D83407" w:rsidP="000867B8">
      <w:pPr>
        <w:rPr>
          <w:ins w:id="1" w:author="Yijun YANG (20126610)" w:date="2021-06-04T20:20:00Z"/>
        </w:rPr>
      </w:pPr>
      <w:commentRangeStart w:id="2"/>
      <w:ins w:id="3" w:author="Meili Feng" w:date="2021-05-25T10:41:00Z">
        <w:r w:rsidRPr="00E75CEC">
          <w:rPr>
            <w:highlight w:val="yellow"/>
          </w:rPr>
          <w:t>An overall schema of the framework is suggested for this toolbox – a flow chart here</w:t>
        </w:r>
      </w:ins>
      <w:commentRangeEnd w:id="2"/>
      <w:r w:rsidR="00E75CEC" w:rsidRPr="00E75CEC">
        <w:rPr>
          <w:rStyle w:val="CommentReference"/>
          <w:highlight w:val="yellow"/>
          <w:rPrChange w:id="4" w:author="Yijun YANG (20126610)" w:date="2021-06-04T19:56:00Z">
            <w:rPr>
              <w:rStyle w:val="CommentReference"/>
            </w:rPr>
          </w:rPrChange>
        </w:rPr>
        <w:commentReference w:id="2"/>
      </w:r>
    </w:p>
    <w:p w14:paraId="0B70876B" w14:textId="77777777" w:rsidR="003F4FDB" w:rsidRDefault="003F4FDB" w:rsidP="000867B8"/>
    <w:p w14:paraId="4A633145" w14:textId="384B9CFA" w:rsidR="002D7329" w:rsidRPr="002D7329" w:rsidRDefault="005E5AE3" w:rsidP="00767DF3">
      <w:pPr>
        <w:pStyle w:val="Heading2"/>
      </w:pPr>
      <w:r>
        <w:t xml:space="preserve">2.1 </w:t>
      </w:r>
      <w:r w:rsidR="007427F0">
        <w:t>I</w:t>
      </w:r>
      <w:r w:rsidR="007427F0">
        <w:rPr>
          <w:rFonts w:hint="eastAsia"/>
        </w:rPr>
        <w:t>n</w:t>
      </w:r>
      <w:r w:rsidR="007427F0">
        <w:t>put d</w:t>
      </w:r>
      <w:r>
        <w:t xml:space="preserve">ata </w:t>
      </w:r>
      <w:r w:rsidR="00864271">
        <w:t>pre-processing</w:t>
      </w:r>
    </w:p>
    <w:p w14:paraId="7117AD4D" w14:textId="7972786F" w:rsidR="00F4697D" w:rsidRDefault="00767DF3" w:rsidP="005E5AE3">
      <w:r w:rsidRPr="00021B27">
        <w:rPr>
          <w:b/>
        </w:rPr>
        <w:t xml:space="preserve">Treatment of </w:t>
      </w:r>
      <w:r w:rsidR="009B5DA0" w:rsidRPr="00021B27">
        <w:rPr>
          <w:b/>
        </w:rPr>
        <w:t>outliers</w:t>
      </w:r>
      <w:r w:rsidR="00F4697D" w:rsidRPr="00021B27">
        <w:rPr>
          <w:b/>
        </w:rPr>
        <w:t>:</w:t>
      </w:r>
      <w:r w:rsidR="00F4697D">
        <w:t xml:space="preserve"> </w:t>
      </w:r>
      <w:r w:rsidR="00DA62F4">
        <w:t xml:space="preserve">After selecting time series, </w:t>
      </w:r>
      <w:r w:rsidR="00F4697D">
        <w:t xml:space="preserve">boxplot </w:t>
      </w:r>
      <w:proofErr w:type="gramStart"/>
      <w:r w:rsidR="00DA62F4">
        <w:t>are</w:t>
      </w:r>
      <w:proofErr w:type="gramEnd"/>
      <w:r w:rsidR="00DA62F4">
        <w:t xml:space="preserve"> used </w:t>
      </w:r>
      <w:r w:rsidR="00F4697D">
        <w:t>to visualize if th</w:t>
      </w:r>
      <w:r w:rsidR="00DA62F4">
        <w:t>ere exists an outliers and it can be chosen whether to delete these outliers.</w:t>
      </w:r>
      <w:r w:rsidR="00AF6101">
        <w:rPr>
          <w:rFonts w:hint="eastAsia"/>
        </w:rPr>
        <w:t xml:space="preserve"> </w:t>
      </w:r>
      <w:ins w:id="5" w:author="Yijun YANG (20126610)" w:date="2021-05-25T11:10:00Z">
        <w:r w:rsidR="00AF6101">
          <w:t xml:space="preserve">In this case, </w:t>
        </w:r>
      </w:ins>
      <w:ins w:id="6" w:author="Yijun YANG (20126610)" w:date="2021-05-25T11:12:00Z">
        <w:r w:rsidR="00041BE8">
          <w:t xml:space="preserve">points larger than 1.5 times the </w:t>
        </w:r>
      </w:ins>
      <w:ins w:id="7" w:author="Yijun YANG (20126610)" w:date="2021-05-25T11:13:00Z">
        <w:r w:rsidR="00041BE8">
          <w:t xml:space="preserve">interquartile range are treated as outliers. </w:t>
        </w:r>
      </w:ins>
    </w:p>
    <w:p w14:paraId="7D757B40" w14:textId="4DD6B51C" w:rsidR="00D32469" w:rsidRDefault="00021B27" w:rsidP="00D32469">
      <w:pPr>
        <w:rPr>
          <w:ins w:id="8" w:author="Yijun YANG (20126610)" w:date="2021-06-04T20:12:00Z"/>
        </w:rPr>
      </w:pPr>
      <w:r w:rsidRPr="00021B27">
        <w:rPr>
          <w:b/>
        </w:rPr>
        <w:t>Missing values</w:t>
      </w:r>
      <w:r w:rsidR="00DA62F4" w:rsidRPr="00021B27">
        <w:rPr>
          <w:b/>
        </w:rPr>
        <w:t>:</w:t>
      </w:r>
      <w:r w:rsidR="00DA62F4">
        <w:t xml:space="preserve"> </w:t>
      </w:r>
      <w:r w:rsidR="004B3003">
        <w:t xml:space="preserve">If some </w:t>
      </w:r>
      <w:r>
        <w:t xml:space="preserve">missing values are identified with the time series, </w:t>
      </w:r>
      <w:r w:rsidR="004B3003">
        <w:t xml:space="preserve">the toolbox </w:t>
      </w:r>
      <w:ins w:id="9" w:author="Meili Feng" w:date="2021-05-25T10:40:00Z">
        <w:r>
          <w:t xml:space="preserve">provide several methods that can be chosen to fill the missing value: </w:t>
        </w:r>
        <w:proofErr w:type="spellStart"/>
        <w:r>
          <w:t>i</w:t>
        </w:r>
        <w:proofErr w:type="spellEnd"/>
        <w:r>
          <w:t>) forward filling: fill the missing discharge value by the previous one. ii) backward filling: fill the missing value with the next discharge. iii) average filling: filling the missing value with the average of the previous and the next value.</w:t>
        </w:r>
      </w:ins>
    </w:p>
    <w:p w14:paraId="61024081" w14:textId="77777777" w:rsidR="003F4FDB" w:rsidRDefault="003F4FDB" w:rsidP="00D32469">
      <w:pPr>
        <w:rPr>
          <w:ins w:id="10" w:author="Yijun YANG (20126610)" w:date="2021-06-04T20:12:00Z"/>
        </w:rPr>
      </w:pPr>
    </w:p>
    <w:p w14:paraId="0A32FB3C" w14:textId="1269E811" w:rsidR="003F4FDB" w:rsidRDefault="003F4FDB" w:rsidP="003F4FDB">
      <w:pPr>
        <w:rPr>
          <w:ins w:id="11" w:author="Yijun YANG (20126610)" w:date="2021-06-04T20:14:00Z"/>
          <w:rFonts w:cs="Times New Roman"/>
          <w:b/>
        </w:rPr>
      </w:pPr>
      <w:ins w:id="12" w:author="Yijun YANG (20126610)" w:date="2021-06-04T20:14:00Z">
        <w:r>
          <w:rPr>
            <w:rFonts w:cs="Times New Roman"/>
            <w:b/>
          </w:rPr>
          <w:t xml:space="preserve">2.2 Searching hydropeaking pairs  </w:t>
        </w:r>
      </w:ins>
    </w:p>
    <w:p w14:paraId="7EAB1C86" w14:textId="60DCD1CF" w:rsidR="003F4FDB" w:rsidRDefault="003F4FDB" w:rsidP="003F4FDB">
      <w:pPr>
        <w:rPr>
          <w:ins w:id="13" w:author="Yijun YANG (20126610)" w:date="2021-06-04T20:14:00Z"/>
          <w:rFonts w:cs="Times New Roman"/>
        </w:rPr>
      </w:pPr>
      <w:ins w:id="14" w:author="Yijun YANG (20126610)" w:date="2021-06-04T20:14:00Z">
        <w:r>
          <w:rPr>
            <w:rFonts w:cs="Times New Roman"/>
          </w:rPr>
          <w:t>After data preparation, the ‘</w:t>
        </w:r>
        <w:proofErr w:type="spellStart"/>
        <w:proofErr w:type="gramStart"/>
        <w:r>
          <w:rPr>
            <w:rFonts w:cs="Times New Roman"/>
          </w:rPr>
          <w:t>searchhydro</w:t>
        </w:r>
        <w:proofErr w:type="spellEnd"/>
        <w:r>
          <w:rPr>
            <w:rFonts w:cs="Times New Roman"/>
          </w:rPr>
          <w:t>(</w:t>
        </w:r>
        <w:proofErr w:type="gramEnd"/>
        <w:r>
          <w:rPr>
            <w:rFonts w:cs="Times New Roman"/>
          </w:rPr>
          <w:t>) ’ function is applied to detect the hydropeaking with its beginning/ ending time and magnitude as the output. The ‘</w:t>
        </w:r>
        <w:proofErr w:type="spellStart"/>
        <w:proofErr w:type="gramStart"/>
        <w:r>
          <w:rPr>
            <w:rFonts w:cs="Times New Roman"/>
          </w:rPr>
          <w:t>searchhydro</w:t>
        </w:r>
        <w:proofErr w:type="spellEnd"/>
        <w:r>
          <w:rPr>
            <w:rFonts w:cs="Times New Roman"/>
          </w:rPr>
          <w:t>(</w:t>
        </w:r>
        <w:proofErr w:type="gramEnd"/>
        <w:r>
          <w:rPr>
            <w:rFonts w:cs="Times New Roman"/>
          </w:rPr>
          <w:t>)’ function detects hydropeaking by combining the neighboring increases and decreases.</w:t>
        </w:r>
        <w:r w:rsidRPr="00331F90">
          <w:rPr>
            <w:rFonts w:cs="Times New Roman"/>
          </w:rPr>
          <w:t xml:space="preserve"> </w:t>
        </w:r>
        <w:r>
          <w:rPr>
            <w:rFonts w:cs="Times New Roman"/>
          </w:rPr>
          <w:t xml:space="preserve">A single hydropeaking event is identified with a pair of rising and falling limbs. Once the rapid increase was detected, the next neighboring rapid decrease will be paired with it and make up a complete </w:t>
        </w:r>
        <w:proofErr w:type="spellStart"/>
        <w:r>
          <w:rPr>
            <w:rFonts w:cs="Times New Roman"/>
          </w:rPr>
          <w:t>hydropeak</w:t>
        </w:r>
        <w:proofErr w:type="spellEnd"/>
        <w:r>
          <w:rPr>
            <w:rFonts w:cs="Times New Roman"/>
          </w:rPr>
          <w:t xml:space="preserve"> event. The combined pairs will be labeled as ‘peak pair’ in the toolbox. After pairing all the increasing and decreasing events, the total number of hydropeaking within the selected time periods recorded.</w:t>
        </w:r>
      </w:ins>
    </w:p>
    <w:p w14:paraId="523FD664" w14:textId="77777777" w:rsidR="003F4FDB" w:rsidRDefault="003F4FDB" w:rsidP="003F4FDB">
      <w:pPr>
        <w:rPr>
          <w:ins w:id="15" w:author="Yijun YANG (20126610)" w:date="2021-06-04T20:15:00Z"/>
          <w:rFonts w:cs="Times New Roman"/>
        </w:rPr>
      </w:pPr>
      <w:ins w:id="16" w:author="Yijun YANG (20126610)" w:date="2021-06-04T20:15:00Z">
        <w:r w:rsidRPr="007427F0">
          <w:rPr>
            <w:rFonts w:cs="Times New Roman"/>
            <w:bCs/>
          </w:rPr>
          <w:t>Peak</w:t>
        </w:r>
        <w:r>
          <w:rPr>
            <w:rFonts w:cs="Times New Roman"/>
            <w:bCs/>
          </w:rPr>
          <w:t>ing</w:t>
        </w:r>
        <w:r w:rsidRPr="007427F0">
          <w:rPr>
            <w:rFonts w:cs="Times New Roman"/>
            <w:bCs/>
          </w:rPr>
          <w:t xml:space="preserve"> identification tool is</w:t>
        </w:r>
        <w:r>
          <w:rPr>
            <w:rFonts w:cs="Times New Roman"/>
          </w:rPr>
          <w:t xml:space="preserve"> developed to identify the hydropeaking events and characteristic features afterwards. </w:t>
        </w:r>
      </w:ins>
    </w:p>
    <w:p w14:paraId="76108CF9" w14:textId="77777777" w:rsidR="003F4FDB" w:rsidRPr="00B23577" w:rsidRDefault="003F4FDB" w:rsidP="003F4FDB">
      <w:pPr>
        <w:rPr>
          <w:ins w:id="17" w:author="Yijun YANG (20126610)" w:date="2021-06-04T20:15:00Z"/>
          <w:rFonts w:cs="Times New Roman"/>
        </w:rPr>
      </w:pPr>
      <w:ins w:id="18" w:author="Yijun YANG (20126610)" w:date="2021-06-04T20:15:00Z">
        <w:r w:rsidRPr="00B23577">
          <w:rPr>
            <w:rFonts w:cs="Times New Roman"/>
            <w:b/>
          </w:rPr>
          <w:lastRenderedPageBreak/>
          <w:t>Separation of two events:</w:t>
        </w:r>
        <w:r>
          <w:rPr>
            <w:rFonts w:cs="Times New Roman"/>
          </w:rPr>
          <w:t xml:space="preserve"> if successive phase of increase &gt; a stated time interval Tint, and Magnitude of the first peak </w:t>
        </w:r>
        <w:r>
          <w:rPr>
            <w:rFonts w:cs="Times New Roman" w:hint="eastAsia"/>
          </w:rPr>
          <w:t>&gt;</w:t>
        </w:r>
        <w:r>
          <w:rPr>
            <w:rFonts w:cs="Times New Roman"/>
          </w:rPr>
          <w:t xml:space="preserve"> p* (</w:t>
        </w:r>
        <w:proofErr w:type="spellStart"/>
        <w:r>
          <w:rPr>
            <w:rFonts w:cs="Times New Roman"/>
          </w:rPr>
          <w:t>Sauterleute</w:t>
        </w:r>
        <w:proofErr w:type="spellEnd"/>
        <w:r>
          <w:rPr>
            <w:rFonts w:cs="Times New Roman"/>
          </w:rPr>
          <w:t xml:space="preserve"> </w:t>
        </w:r>
        <w:r w:rsidRPr="0013288E">
          <w:rPr>
            <w:rFonts w:cs="Times New Roman"/>
          </w:rPr>
          <w:t xml:space="preserve">and </w:t>
        </w:r>
        <w:proofErr w:type="spellStart"/>
        <w:r w:rsidRPr="0013288E">
          <w:rPr>
            <w:rFonts w:cs="Times New Roman"/>
          </w:rPr>
          <w:t>Charmasson</w:t>
        </w:r>
        <w:proofErr w:type="spellEnd"/>
        <w:r>
          <w:rPr>
            <w:rFonts w:cs="Times New Roman"/>
          </w:rPr>
          <w:t xml:space="preserve">, 2014). </w:t>
        </w:r>
        <w:proofErr w:type="spellStart"/>
        <w:r>
          <w:rPr>
            <w:rFonts w:cs="Times New Roman"/>
          </w:rPr>
          <w:t>Zolezzi</w:t>
        </w:r>
        <w:proofErr w:type="spellEnd"/>
        <w:r>
          <w:rPr>
            <w:rFonts w:cs="Times New Roman"/>
          </w:rPr>
          <w:t>: &gt; 20% Peak</w:t>
        </w:r>
        <w:r>
          <w:rPr>
            <w:rStyle w:val="CommentReference"/>
          </w:rPr>
          <w:commentReference w:id="19"/>
        </w:r>
        <w:r>
          <w:rPr>
            <w:rStyle w:val="CommentReference"/>
          </w:rPr>
          <w:commentReference w:id="20"/>
        </w:r>
      </w:ins>
    </w:p>
    <w:p w14:paraId="2E71754C" w14:textId="4644A83E" w:rsidR="003F4FDB" w:rsidRDefault="003F4FDB" w:rsidP="00D32469">
      <w:pPr>
        <w:rPr>
          <w:ins w:id="21" w:author="Yijun YANG (20126610)" w:date="2021-06-04T20:12:00Z"/>
        </w:rPr>
      </w:pPr>
      <w:ins w:id="22" w:author="Yijun YANG (20126610)" w:date="2021-06-04T20:15:00Z">
        <w:r>
          <w:rPr>
            <w:rFonts w:cs="Times New Roman"/>
            <w:b/>
          </w:rPr>
          <w:t xml:space="preserve">Treatment of multiple increasing or decreasing events: </w:t>
        </w:r>
        <w:r>
          <w:rPr>
            <w:rFonts w:cs="Times New Roman"/>
          </w:rPr>
          <w:t>Comparison of the magnitude of two increasing and decreasing events are applied to separate multiple events (Julian et al., 2014). However, this method may miss recording the accurate starting point of hydropeaking. This is because the filtering method itself will create many increasing or decreasing events with small magnitudes when flatting the peak fluctuation. Simply ignoring the small magnitudes will lead to false recording of the later starting peak point. Therefore, in order to avoid missing the small increasing event</w:t>
        </w:r>
        <w:r>
          <w:rPr>
            <w:rFonts w:cs="Times New Roman" w:hint="eastAsia"/>
          </w:rPr>
          <w:t>s</w:t>
        </w:r>
        <w:r>
          <w:rPr>
            <w:rFonts w:cs="Times New Roman"/>
          </w:rPr>
          <w:t xml:space="preserve">, </w:t>
        </w:r>
        <w:r>
          <w:rPr>
            <w:rFonts w:cs="Times New Roman" w:hint="eastAsia"/>
          </w:rPr>
          <w:t>o</w:t>
        </w:r>
        <w:r>
          <w:rPr>
            <w:rFonts w:cs="Times New Roman"/>
          </w:rPr>
          <w:t xml:space="preserve">ur function only ignore the events if the time interval between two events is beyond a certain threshold, which can be </w:t>
        </w:r>
        <w:proofErr w:type="spellStart"/>
        <w:r>
          <w:rPr>
            <w:rFonts w:cs="Times New Roman"/>
          </w:rPr>
          <w:t>choosen</w:t>
        </w:r>
        <w:proofErr w:type="spellEnd"/>
        <w:r>
          <w:rPr>
            <w:rFonts w:cs="Times New Roman"/>
          </w:rPr>
          <w:t xml:space="preserve"> between one to five hours.</w:t>
        </w:r>
      </w:ins>
    </w:p>
    <w:p w14:paraId="51ADB5AE" w14:textId="77777777" w:rsidR="003F4FDB" w:rsidRDefault="003F4FDB" w:rsidP="00D32469"/>
    <w:p w14:paraId="1F0644E2" w14:textId="03F87CF1" w:rsidR="00D32469" w:rsidRPr="002D7329" w:rsidRDefault="00D32469" w:rsidP="00D32469">
      <w:pPr>
        <w:rPr>
          <w:b/>
          <w:bCs/>
        </w:rPr>
      </w:pPr>
      <w:r>
        <w:rPr>
          <w:b/>
          <w:bCs/>
        </w:rPr>
        <w:t>2.</w:t>
      </w:r>
      <w:ins w:id="23" w:author="Yijun YANG (20126610)" w:date="2021-06-04T20:14:00Z">
        <w:r w:rsidR="003F4FDB">
          <w:rPr>
            <w:b/>
            <w:bCs/>
          </w:rPr>
          <w:t>3</w:t>
        </w:r>
      </w:ins>
      <w:del w:id="24" w:author="Yijun YANG (20126610)" w:date="2021-06-04T20:14:00Z">
        <w:r w:rsidDel="003F4FDB">
          <w:rPr>
            <w:b/>
            <w:bCs/>
          </w:rPr>
          <w:delText>2</w:delText>
        </w:r>
      </w:del>
      <w:r w:rsidRPr="002D7329">
        <w:rPr>
          <w:b/>
          <w:bCs/>
        </w:rPr>
        <w:t xml:space="preserve"> </w:t>
      </w:r>
      <w:ins w:id="25" w:author="Meili Feng" w:date="2021-05-25T10:42:00Z">
        <w:r w:rsidR="00D83407">
          <w:rPr>
            <w:b/>
            <w:bCs/>
          </w:rPr>
          <w:t>Filtering small f</w:t>
        </w:r>
        <w:r w:rsidR="00D83407" w:rsidRPr="002D7329">
          <w:rPr>
            <w:b/>
            <w:bCs/>
          </w:rPr>
          <w:t>luctuation</w:t>
        </w:r>
        <w:r w:rsidR="00D83407">
          <w:rPr>
            <w:b/>
            <w:bCs/>
          </w:rPr>
          <w:t>s</w:t>
        </w:r>
      </w:ins>
    </w:p>
    <w:p w14:paraId="07E7B0E6" w14:textId="37EC484A" w:rsidR="00883E6E" w:rsidRDefault="00883E6E" w:rsidP="00883E6E">
      <w:proofErr w:type="spellStart"/>
      <w:r w:rsidRPr="00883E6E">
        <w:rPr>
          <w:highlight w:val="yellow"/>
        </w:rPr>
        <w:t>HydroPeak</w:t>
      </w:r>
      <w:proofErr w:type="spellEnd"/>
      <w:r w:rsidRPr="00883E6E">
        <w:rPr>
          <w:highlight w:val="yellow"/>
        </w:rPr>
        <w:t xml:space="preserve"> uses </w:t>
      </w:r>
      <w:r w:rsidR="007A5671">
        <w:rPr>
          <w:highlight w:val="yellow"/>
        </w:rPr>
        <w:t xml:space="preserve">hourly </w:t>
      </w:r>
      <w:r w:rsidRPr="00883E6E">
        <w:rPr>
          <w:highlight w:val="yellow"/>
        </w:rPr>
        <w:t xml:space="preserve">time series by its default. </w:t>
      </w:r>
      <w:r w:rsidRPr="00883E6E">
        <w:rPr>
          <w:rFonts w:hint="eastAsia"/>
          <w:highlight w:val="yellow"/>
        </w:rPr>
        <w:t>Af</w:t>
      </w:r>
      <w:r w:rsidRPr="00883E6E">
        <w:rPr>
          <w:highlight w:val="yellow"/>
        </w:rPr>
        <w:t>ter selecting the target period with starting and ending time,</w:t>
      </w:r>
      <w:ins w:id="26" w:author="Yijun YANG (20126610)" w:date="2021-06-04T19:28:00Z">
        <w:r w:rsidR="007A5671">
          <w:rPr>
            <w:highlight w:val="yellow"/>
          </w:rPr>
          <w:t xml:space="preserve"> the number of timestamp was counted by the function</w:t>
        </w:r>
      </w:ins>
      <w:r w:rsidRPr="00883E6E">
        <w:rPr>
          <w:highlight w:val="yellow"/>
        </w:rPr>
        <w:t xml:space="preserve"> </w:t>
      </w:r>
      <w:ins w:id="27" w:author="Yijun YANG (20126610)" w:date="2021-06-04T19:28:00Z">
        <w:r w:rsidR="007A5671">
          <w:rPr>
            <w:highlight w:val="yellow"/>
          </w:rPr>
          <w:t>and</w:t>
        </w:r>
      </w:ins>
      <w:ins w:id="28" w:author="Yijun YANG (20126610)" w:date="2021-06-04T19:29:00Z">
        <w:r w:rsidR="007A5671">
          <w:rPr>
            <w:highlight w:val="yellow"/>
          </w:rPr>
          <w:t xml:space="preserve"> then</w:t>
        </w:r>
      </w:ins>
      <w:ins w:id="29" w:author="Yijun YANG (20126610)" w:date="2021-06-04T19:28:00Z">
        <w:r w:rsidR="007A5671">
          <w:rPr>
            <w:highlight w:val="yellow"/>
          </w:rPr>
          <w:t xml:space="preserve"> </w:t>
        </w:r>
      </w:ins>
      <w:r w:rsidRPr="00883E6E">
        <w:rPr>
          <w:highlight w:val="yellow"/>
        </w:rPr>
        <w:t xml:space="preserve">temporal resolutions </w:t>
      </w:r>
      <w:r w:rsidRPr="00883E6E">
        <w:rPr>
          <w:rFonts w:hint="eastAsia"/>
          <w:highlight w:val="yellow"/>
        </w:rPr>
        <w:t>of</w:t>
      </w:r>
      <w:r w:rsidRPr="00883E6E">
        <w:rPr>
          <w:highlight w:val="yellow"/>
        </w:rPr>
        <w:t xml:space="preserve"> the input data can be adjusted</w:t>
      </w:r>
      <w:del w:id="30" w:author="Yijun YANG (20126610)" w:date="2021-06-04T19:28:00Z">
        <w:r w:rsidRPr="00883E6E" w:rsidDel="007A5671">
          <w:rPr>
            <w:highlight w:val="yellow"/>
          </w:rPr>
          <w:delText xml:space="preserve"> </w:delText>
        </w:r>
      </w:del>
      <w:ins w:id="31" w:author="Yijun YANG (20126610)" w:date="2021-06-04T19:28:00Z">
        <w:r w:rsidR="007A5671">
          <w:rPr>
            <w:highlight w:val="yellow"/>
          </w:rPr>
          <w:t xml:space="preserve"> automatically</w:t>
        </w:r>
      </w:ins>
      <w:del w:id="32" w:author="Yijun YANG (20126610)" w:date="2021-06-04T19:28:00Z">
        <w:r w:rsidRPr="00883E6E" w:rsidDel="007A5671">
          <w:rPr>
            <w:highlight w:val="yellow"/>
          </w:rPr>
          <w:delText xml:space="preserve">through </w:delText>
        </w:r>
        <w:commentRangeStart w:id="33"/>
        <w:r w:rsidRPr="00883E6E" w:rsidDel="007A5671">
          <w:rPr>
            <w:highlight w:val="yellow"/>
          </w:rPr>
          <w:delText>automated</w:delText>
        </w:r>
        <w:commentRangeEnd w:id="33"/>
        <w:r w:rsidRPr="00883E6E" w:rsidDel="007A5671">
          <w:rPr>
            <w:rStyle w:val="CommentReference"/>
            <w:highlight w:val="yellow"/>
          </w:rPr>
          <w:commentReference w:id="33"/>
        </w:r>
        <w:r w:rsidRPr="00883E6E" w:rsidDel="007A5671">
          <w:rPr>
            <w:highlight w:val="yellow"/>
          </w:rPr>
          <w:delText xml:space="preserve"> functions</w:delText>
        </w:r>
      </w:del>
      <w:r w:rsidRPr="00883E6E">
        <w:rPr>
          <w:highlight w:val="yellow"/>
        </w:rPr>
        <w:t xml:space="preserve">. </w:t>
      </w:r>
      <w:ins w:id="34" w:author="Yijun YANG (20126610)" w:date="2021-06-04T19:31:00Z">
        <w:r w:rsidR="007A5671">
          <w:rPr>
            <w:highlight w:val="yellow"/>
          </w:rPr>
          <w:t>If the time series data provided</w:t>
        </w:r>
      </w:ins>
      <w:ins w:id="35" w:author="Yijun YANG (20126610)" w:date="2021-06-04T19:32:00Z">
        <w:r w:rsidR="007A5671">
          <w:rPr>
            <w:highlight w:val="yellow"/>
          </w:rPr>
          <w:t xml:space="preserve"> are not </w:t>
        </w:r>
        <w:proofErr w:type="gramStart"/>
        <w:r w:rsidR="007A5671">
          <w:rPr>
            <w:highlight w:val="yellow"/>
          </w:rPr>
          <w:t xml:space="preserve">hourly, </w:t>
        </w:r>
      </w:ins>
      <w:ins w:id="36" w:author="Yijun YANG (20126610)" w:date="2021-06-04T19:31:00Z">
        <w:r w:rsidR="007A5671">
          <w:rPr>
            <w:highlight w:val="yellow"/>
          </w:rPr>
          <w:t xml:space="preserve"> </w:t>
        </w:r>
      </w:ins>
      <w:proofErr w:type="spellStart"/>
      <w:r w:rsidRPr="00883E6E">
        <w:rPr>
          <w:highlight w:val="yellow"/>
        </w:rPr>
        <w:t>HydroPeak</w:t>
      </w:r>
      <w:proofErr w:type="spellEnd"/>
      <w:proofErr w:type="gramEnd"/>
      <w:ins w:id="37" w:author="Yijun YANG (20126610)" w:date="2021-06-04T20:22:00Z">
        <w:r w:rsidR="00837685">
          <w:rPr>
            <w:highlight w:val="yellow"/>
          </w:rPr>
          <w:t xml:space="preserve"> will</w:t>
        </w:r>
      </w:ins>
      <w:r w:rsidRPr="00883E6E">
        <w:rPr>
          <w:highlight w:val="yellow"/>
        </w:rPr>
        <w:t xml:space="preserve"> </w:t>
      </w:r>
      <w:del w:id="38" w:author="Yijun YANG (20126610)" w:date="2021-06-04T19:31:00Z">
        <w:r w:rsidRPr="00883E6E" w:rsidDel="007A5671">
          <w:rPr>
            <w:highlight w:val="yellow"/>
          </w:rPr>
          <w:delText xml:space="preserve">uses </w:delText>
        </w:r>
      </w:del>
      <w:ins w:id="39" w:author="Yijun YANG (20126610)" w:date="2021-06-04T19:31:00Z">
        <w:r w:rsidR="00837685">
          <w:rPr>
            <w:highlight w:val="yellow"/>
          </w:rPr>
          <w:t>take</w:t>
        </w:r>
        <w:r w:rsidR="007A5671">
          <w:rPr>
            <w:highlight w:val="yellow"/>
          </w:rPr>
          <w:t xml:space="preserve"> the average</w:t>
        </w:r>
        <w:r w:rsidR="007A5671" w:rsidRPr="00883E6E">
          <w:rPr>
            <w:highlight w:val="yellow"/>
          </w:rPr>
          <w:t xml:space="preserve"> </w:t>
        </w:r>
      </w:ins>
      <w:commentRangeStart w:id="40"/>
      <w:del w:id="41" w:author="Yijun YANG (20126610)" w:date="2021-06-04T19:32:00Z">
        <w:r w:rsidRPr="00883E6E" w:rsidDel="007A5671">
          <w:rPr>
            <w:highlight w:val="yellow"/>
          </w:rPr>
          <w:delText xml:space="preserve">XXX methods </w:delText>
        </w:r>
        <w:commentRangeEnd w:id="40"/>
        <w:r w:rsidRPr="00883E6E" w:rsidDel="007A5671">
          <w:rPr>
            <w:rStyle w:val="CommentReference"/>
            <w:highlight w:val="yellow"/>
          </w:rPr>
          <w:commentReference w:id="40"/>
        </w:r>
      </w:del>
      <w:r w:rsidRPr="00883E6E">
        <w:rPr>
          <w:highlight w:val="yellow"/>
        </w:rPr>
        <w:t>to adjust of the temporal resolution into hourly dataset</w:t>
      </w:r>
      <w:del w:id="42" w:author="Yijun YANG (20126610)" w:date="2021-06-04T19:32:00Z">
        <w:r w:rsidRPr="00883E6E" w:rsidDel="007A5671">
          <w:rPr>
            <w:highlight w:val="yellow"/>
          </w:rPr>
          <w:delText xml:space="preserve"> can be applied</w:delText>
        </w:r>
      </w:del>
      <w:r w:rsidRPr="00883E6E">
        <w:rPr>
          <w:highlight w:val="yellow"/>
        </w:rPr>
        <w:t>.</w:t>
      </w:r>
      <w:r>
        <w:t xml:space="preserve"> </w:t>
      </w:r>
      <w:proofErr w:type="spellStart"/>
      <w:ins w:id="43" w:author="Yijun YANG (20126610)" w:date="2021-06-04T19:32:00Z">
        <w:r w:rsidR="007A5671">
          <w:t>HydroPeak</w:t>
        </w:r>
        <w:proofErr w:type="spellEnd"/>
        <w:r w:rsidR="007A5671">
          <w:t xml:space="preserve"> also provide a </w:t>
        </w:r>
      </w:ins>
      <w:ins w:id="44" w:author="Yijun YANG (20126610)" w:date="2021-06-04T19:33:00Z">
        <w:r w:rsidR="007A5671">
          <w:t>customized</w:t>
        </w:r>
      </w:ins>
      <w:ins w:id="45" w:author="Yijun YANG (20126610)" w:date="2021-06-04T19:32:00Z">
        <w:r w:rsidR="007A5671">
          <w:t xml:space="preserve"> version</w:t>
        </w:r>
      </w:ins>
      <w:ins w:id="46" w:author="Yijun YANG (20126610)" w:date="2021-06-04T19:33:00Z">
        <w:r w:rsidR="007A5671">
          <w:t xml:space="preserve"> to let the users input the time resolution by hand.</w:t>
        </w:r>
      </w:ins>
    </w:p>
    <w:p w14:paraId="4135CCBB" w14:textId="739A72FA" w:rsidR="00883E6E" w:rsidRPr="00883E6E" w:rsidRDefault="00CD4E84" w:rsidP="00D32469">
      <w:r>
        <w:rPr>
          <w:rFonts w:cs="Times New Roman"/>
        </w:rPr>
        <w:t>The</w:t>
      </w:r>
      <w:r w:rsidR="00D32469">
        <w:rPr>
          <w:rFonts w:cs="Times New Roman"/>
        </w:rPr>
        <w:t xml:space="preserve"> moving average approach </w:t>
      </w:r>
      <w:r w:rsidR="00431FFD">
        <w:rPr>
          <w:rFonts w:cs="Times New Roman" w:hint="eastAsia"/>
        </w:rPr>
        <w:t>is</w:t>
      </w:r>
      <w:r w:rsidR="00431FFD">
        <w:rPr>
          <w:rFonts w:cs="Times New Roman"/>
        </w:rPr>
        <w:t xml:space="preserve"> usually applied with environmental time series as the f</w:t>
      </w:r>
      <w:ins w:id="47" w:author="Meili Feng" w:date="2021-05-25T10:57:00Z">
        <w:r w:rsidR="00431FFD" w:rsidRPr="00FA1518">
          <w:rPr>
            <w:rFonts w:cs="Times New Roman"/>
            <w:b/>
          </w:rPr>
          <w:t>iltering method</w:t>
        </w:r>
      </w:ins>
      <w:r w:rsidR="00431FFD">
        <w:rPr>
          <w:rFonts w:cs="Times New Roman"/>
          <w:b/>
        </w:rPr>
        <w:t xml:space="preserve">. </w:t>
      </w:r>
      <w:proofErr w:type="spellStart"/>
      <w:r w:rsidR="00431FFD">
        <w:rPr>
          <w:rFonts w:cs="Times New Roman"/>
        </w:rPr>
        <w:t>Zolezzi</w:t>
      </w:r>
      <w:proofErr w:type="spellEnd"/>
      <w:r w:rsidR="00431FFD">
        <w:rPr>
          <w:rFonts w:cs="Times New Roman"/>
        </w:rPr>
        <w:t xml:space="preserve"> et al. (2011) used moving average </w:t>
      </w:r>
      <w:r w:rsidR="00287155">
        <w:rPr>
          <w:rFonts w:cs="Times New Roman"/>
        </w:rPr>
        <w:t xml:space="preserve">method to filer hourly discharge dataset into daily resolution. </w:t>
      </w:r>
      <w:r w:rsidR="00D32469">
        <w:rPr>
          <w:rFonts w:cs="Times New Roman"/>
        </w:rPr>
        <w:t xml:space="preserve">But this method may lose information that minors the coarser temporal resolution of </w:t>
      </w:r>
      <w:r w:rsidR="00D32469">
        <w:rPr>
          <w:rFonts w:cs="Times New Roman" w:hint="eastAsia"/>
        </w:rPr>
        <w:t>monitored</w:t>
      </w:r>
      <w:r w:rsidR="00D32469">
        <w:rPr>
          <w:rFonts w:cs="Times New Roman"/>
        </w:rPr>
        <w:t xml:space="preserve"> stream flow data. </w:t>
      </w:r>
    </w:p>
    <w:p w14:paraId="46328DB3" w14:textId="7707C65F" w:rsidR="00883E6E" w:rsidRDefault="00F6555F" w:rsidP="00D32469">
      <w:pPr>
        <w:rPr>
          <w:ins w:id="48" w:author="Yijun YANG (20126610)" w:date="2021-06-04T20:17:00Z"/>
          <w:rFonts w:cs="Times New Roman"/>
        </w:rPr>
      </w:pPr>
      <w:r>
        <w:rPr>
          <w:rFonts w:cs="Times New Roman"/>
        </w:rPr>
        <w:t xml:space="preserve">In previous studies, </w:t>
      </w:r>
      <w:proofErr w:type="spellStart"/>
      <w:r>
        <w:rPr>
          <w:rFonts w:cs="Times New Roman"/>
        </w:rPr>
        <w:t>Zolezzi</w:t>
      </w:r>
      <w:proofErr w:type="spellEnd"/>
      <w:r>
        <w:rPr>
          <w:rFonts w:cs="Times New Roman"/>
        </w:rPr>
        <w:t xml:space="preserve"> et al.</w:t>
      </w:r>
      <w:r w:rsidRPr="00F6555F">
        <w:rPr>
          <w:rFonts w:cs="Times New Roman"/>
        </w:rPr>
        <w:t xml:space="preserve"> </w:t>
      </w:r>
      <w:r>
        <w:rPr>
          <w:rFonts w:cs="Times New Roman"/>
        </w:rPr>
        <w:t>(</w:t>
      </w:r>
      <w:r w:rsidRPr="00F6555F">
        <w:rPr>
          <w:rFonts w:cs="Times New Roman"/>
        </w:rPr>
        <w:t>2011</w:t>
      </w:r>
      <w:r>
        <w:rPr>
          <w:rFonts w:cs="Times New Roman"/>
        </w:rPr>
        <w:t>) used 20% as the t</w:t>
      </w:r>
      <w:commentRangeStart w:id="49"/>
      <w:commentRangeStart w:id="50"/>
      <w:r w:rsidRPr="00F6555F">
        <w:rPr>
          <w:rFonts w:cs="Times New Roman"/>
        </w:rPr>
        <w:t>hreshold</w:t>
      </w:r>
      <w:commentRangeEnd w:id="49"/>
      <w:r w:rsidR="00883E6E">
        <w:rPr>
          <w:rStyle w:val="CommentReference"/>
        </w:rPr>
        <w:commentReference w:id="49"/>
      </w:r>
      <w:commentRangeEnd w:id="50"/>
      <w:r w:rsidR="007A5671">
        <w:rPr>
          <w:rStyle w:val="CommentReference"/>
        </w:rPr>
        <w:commentReference w:id="50"/>
      </w:r>
      <w:r w:rsidRPr="00F6555F">
        <w:rPr>
          <w:rFonts w:cs="Times New Roman"/>
        </w:rPr>
        <w:t xml:space="preserve"> of the peak values</w:t>
      </w:r>
      <w:r>
        <w:rPr>
          <w:rFonts w:cs="Times New Roman"/>
        </w:rPr>
        <w:t>.</w:t>
      </w:r>
      <w:r w:rsidR="00883E6E">
        <w:rPr>
          <w:rFonts w:cs="Times New Roman"/>
        </w:rPr>
        <w:t xml:space="preserve"> </w:t>
      </w:r>
      <w:proofErr w:type="spellStart"/>
      <w:r>
        <w:rPr>
          <w:rFonts w:cs="Times New Roman"/>
        </w:rPr>
        <w:t>Sauterleute</w:t>
      </w:r>
      <w:proofErr w:type="spellEnd"/>
      <w:r>
        <w:rPr>
          <w:rFonts w:cs="Times New Roman"/>
        </w:rPr>
        <w:t xml:space="preserve"> and </w:t>
      </w:r>
      <w:proofErr w:type="spellStart"/>
      <w:r>
        <w:rPr>
          <w:rFonts w:cs="Times New Roman"/>
        </w:rPr>
        <w:t>Charmasson</w:t>
      </w:r>
      <w:proofErr w:type="spellEnd"/>
      <w:r w:rsidRPr="00F6555F">
        <w:rPr>
          <w:rFonts w:cs="Times New Roman"/>
        </w:rPr>
        <w:t xml:space="preserve"> </w:t>
      </w:r>
      <w:r>
        <w:rPr>
          <w:rFonts w:cs="Times New Roman"/>
        </w:rPr>
        <w:t>(</w:t>
      </w:r>
      <w:r w:rsidRPr="00F6555F">
        <w:rPr>
          <w:rFonts w:cs="Times New Roman"/>
        </w:rPr>
        <w:t>2014)</w:t>
      </w:r>
      <w:r>
        <w:rPr>
          <w:rFonts w:cs="Times New Roman"/>
        </w:rPr>
        <w:t xml:space="preserve"> </w:t>
      </w:r>
      <w:r w:rsidRPr="00F6555F">
        <w:rPr>
          <w:rFonts w:cs="Times New Roman"/>
        </w:rPr>
        <w:t xml:space="preserve">defined </w:t>
      </w:r>
      <w:r>
        <w:rPr>
          <w:rFonts w:cs="Times New Roman"/>
        </w:rPr>
        <w:t xml:space="preserve">the </w:t>
      </w:r>
      <w:r w:rsidRPr="00F6555F">
        <w:rPr>
          <w:rFonts w:cs="Times New Roman"/>
        </w:rPr>
        <w:t xml:space="preserve">threshold values </w:t>
      </w:r>
      <w:r>
        <w:rPr>
          <w:rFonts w:cs="Times New Roman"/>
        </w:rPr>
        <w:t xml:space="preserve">as </w:t>
      </w:r>
      <w:proofErr w:type="spellStart"/>
      <w:r w:rsidRPr="00F6555F">
        <w:rPr>
          <w:rFonts w:cs="Times New Roman"/>
        </w:rPr>
        <w:t>C</w:t>
      </w:r>
      <w:r w:rsidRPr="00883E6E">
        <w:rPr>
          <w:rFonts w:cs="Times New Roman"/>
          <w:vertAlign w:val="subscript"/>
        </w:rPr>
        <w:t>inc</w:t>
      </w:r>
      <w:proofErr w:type="spellEnd"/>
      <w:r w:rsidRPr="00F6555F">
        <w:rPr>
          <w:rFonts w:cs="Times New Roman"/>
        </w:rPr>
        <w:t xml:space="preserve"> and </w:t>
      </w:r>
      <w:proofErr w:type="spellStart"/>
      <w:r w:rsidRPr="00F6555F">
        <w:rPr>
          <w:rFonts w:cs="Times New Roman"/>
        </w:rPr>
        <w:t>C</w:t>
      </w:r>
      <w:r w:rsidRPr="00883E6E">
        <w:rPr>
          <w:rFonts w:cs="Times New Roman"/>
          <w:vertAlign w:val="subscript"/>
        </w:rPr>
        <w:t>dec</w:t>
      </w:r>
      <w:proofErr w:type="spellEnd"/>
      <w:r w:rsidRPr="00F6555F">
        <w:rPr>
          <w:rFonts w:cs="Times New Roman"/>
        </w:rPr>
        <w:t xml:space="preserve"> (0.05-0.2) multiplied by </w:t>
      </w:r>
      <w:r>
        <w:rPr>
          <w:rFonts w:cs="Times New Roman"/>
        </w:rPr>
        <w:t>the m</w:t>
      </w:r>
      <w:r w:rsidRPr="00F6555F">
        <w:rPr>
          <w:rFonts w:cs="Times New Roman"/>
        </w:rPr>
        <w:t>aximum rate of change.</w:t>
      </w:r>
      <w:r w:rsidR="00883E6E">
        <w:rPr>
          <w:rFonts w:cs="Times New Roman"/>
        </w:rPr>
        <w:t xml:space="preserve"> </w:t>
      </w:r>
      <w:r w:rsidR="00D32469">
        <w:rPr>
          <w:rFonts w:cs="Times New Roman"/>
        </w:rPr>
        <w:t xml:space="preserve">In </w:t>
      </w:r>
      <w:proofErr w:type="spellStart"/>
      <w:r w:rsidR="00D32469">
        <w:rPr>
          <w:rFonts w:cs="Times New Roman"/>
        </w:rPr>
        <w:t>HydroPeak</w:t>
      </w:r>
      <w:proofErr w:type="spellEnd"/>
      <w:r w:rsidR="00D32469">
        <w:rPr>
          <w:rFonts w:cs="Times New Roman"/>
        </w:rPr>
        <w:t xml:space="preserve">, a degree of standard deviation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SD</m:t>
        </m:r>
      </m:oMath>
      <w:r w:rsidR="00D32469">
        <w:rPr>
          <w:rFonts w:cs="Times New Roman"/>
        </w:rPr>
        <w:t xml:space="preserve"> is applied to eliminate natural causes via heavy rainfall or irregular release that leads to the increment of water levels. The filtering threshold was calculated by coefficient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D32469">
        <w:rPr>
          <w:rFonts w:cs="Times New Roman"/>
        </w:rPr>
        <w:t xml:space="preserve"> times the standard deviation based on all hydropeaking pairs detected in the first round. In this way, hydropeaking detected will be smoothed if the difference between the maximum and the minimum flow rate is within the threshold.</w:t>
      </w:r>
      <w:r w:rsidR="00883E6E">
        <w:rPr>
          <w:rFonts w:cs="Times New Roman"/>
        </w:rPr>
        <w:t xml:space="preserve"> </w:t>
      </w:r>
      <w:r w:rsidR="00D32469">
        <w:rPr>
          <w:rFonts w:cs="Times New Roman"/>
        </w:rPr>
        <w:t xml:space="preserve">In this case, only </w:t>
      </w:r>
      <w:r w:rsidR="00D32469">
        <w:rPr>
          <w:rFonts w:cs="Times New Roman" w:hint="eastAsia"/>
        </w:rPr>
        <w:t>slight</w:t>
      </w:r>
      <w:r w:rsidR="00D32469">
        <w:rPr>
          <w:rFonts w:cs="Times New Roman"/>
        </w:rPr>
        <w:t xml:space="preserve"> fluctuation</w:t>
      </w:r>
      <w:r w:rsidR="00D32469">
        <w:rPr>
          <w:rFonts w:cs="Times New Roman" w:hint="eastAsia"/>
        </w:rPr>
        <w:t>s</w:t>
      </w:r>
      <w:r w:rsidR="00D32469">
        <w:rPr>
          <w:rFonts w:cs="Times New Roman"/>
        </w:rPr>
        <w:t xml:space="preserve"> caused </w:t>
      </w:r>
      <w:r w:rsidR="00D32469">
        <w:rPr>
          <w:rFonts w:cs="Times New Roman" w:hint="eastAsia"/>
        </w:rPr>
        <w:t>by irrel</w:t>
      </w:r>
      <w:r w:rsidR="00D32469">
        <w:rPr>
          <w:rFonts w:cs="Times New Roman"/>
        </w:rPr>
        <w:t xml:space="preserve">evant impacts such as breezing will be filtered, which preserve most information. </w:t>
      </w:r>
      <w:ins w:id="51" w:author="Yijun YANG (20126610)" w:date="2021-06-04T20:16:00Z">
        <w:r w:rsidR="003F4FDB">
          <w:rPr>
            <w:rFonts w:cs="Times New Roman"/>
          </w:rPr>
          <w:t xml:space="preserve"> The circumstances for fi</w:t>
        </w:r>
      </w:ins>
      <w:ins w:id="52" w:author="Yijun YANG (20126610)" w:date="2021-06-04T20:21:00Z">
        <w:r w:rsidR="003F4FDB">
          <w:rPr>
            <w:rFonts w:cs="Times New Roman"/>
          </w:rPr>
          <w:t>l</w:t>
        </w:r>
      </w:ins>
      <w:ins w:id="53" w:author="Yijun YANG (20126610)" w:date="2021-06-04T20:16:00Z">
        <w:r w:rsidR="003F4FDB">
          <w:rPr>
            <w:rFonts w:cs="Times New Roman"/>
          </w:rPr>
          <w:t xml:space="preserve">tering will be classified in to nine circumstances </w:t>
        </w:r>
      </w:ins>
      <w:ins w:id="54" w:author="Yijun YANG (20126610)" w:date="2021-06-04T20:17:00Z">
        <w:r w:rsidR="003F4FDB">
          <w:rPr>
            <w:rFonts w:cs="Times New Roman"/>
          </w:rPr>
          <w:t>in Table 1</w:t>
        </w:r>
      </w:ins>
    </w:p>
    <w:p w14:paraId="4CC902C5" w14:textId="567C10CA" w:rsidR="003F4FDB" w:rsidRDefault="003F4FDB" w:rsidP="00D32469">
      <w:pPr>
        <w:rPr>
          <w:rFonts w:cs="Times New Roman"/>
        </w:rPr>
      </w:pPr>
      <w:ins w:id="55" w:author="Yijun YANG (20126610)" w:date="2021-06-04T20:17:00Z">
        <w:r w:rsidRPr="00BB0F56">
          <w:rPr>
            <w:rFonts w:cs="Times New Roman"/>
            <w:noProof/>
            <w:lang w:val="en-GB"/>
          </w:rPr>
          <w:lastRenderedPageBreak/>
          <w:drawing>
            <wp:inline distT="0" distB="0" distL="0" distR="0" wp14:anchorId="709CEB53" wp14:editId="4EFCB61A">
              <wp:extent cx="5723255" cy="3216910"/>
              <wp:effectExtent l="0" t="0" r="0" b="8890"/>
              <wp:docPr id="1" name="Picture 1" descr="/Users/yangyijun/Library/Containers/com.tencent.xinWeChat/Data/Library/Application Support/com.tencent.xinWeChat/2.0b4.0.9/0d31c86cc0a2282ea028825ba8872d90/Message/MessageTemp/9e20f478899dc29eb19741386f9343c8/Image/253161178483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ngyijun/Library/Containers/com.tencent.xinWeChat/Data/Library/Application Support/com.tencent.xinWeChat/2.0b4.0.9/0d31c86cc0a2282ea028825ba8872d90/Message/MessageTemp/9e20f478899dc29eb19741386f9343c8/Image/2531611784830_.pic_h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ins>
    </w:p>
    <w:p w14:paraId="4FE2F376" w14:textId="77777777" w:rsidR="003F4FDB" w:rsidRDefault="003F4FDB" w:rsidP="0033581A">
      <w:pPr>
        <w:rPr>
          <w:ins w:id="56" w:author="Yijun YANG (20126610)" w:date="2021-06-04T20:17:00Z"/>
          <w:rFonts w:cs="Times New Roman"/>
        </w:rPr>
      </w:pPr>
    </w:p>
    <w:p w14:paraId="7EBAE140" w14:textId="2C75FBA0" w:rsidR="0033581A" w:rsidRPr="00D9372C" w:rsidRDefault="0033581A" w:rsidP="0033581A">
      <w:pPr>
        <w:rPr>
          <w:ins w:id="57" w:author="Meili Feng" w:date="2021-05-13T13:01:00Z"/>
          <w:rFonts w:cs="Times New Roman"/>
        </w:rPr>
      </w:pPr>
      <w:commentRangeStart w:id="58"/>
      <w:r>
        <w:rPr>
          <w:rFonts w:cs="Times New Roman"/>
        </w:rPr>
        <w:t xml:space="preserve">The </w:t>
      </w:r>
      <w:del w:id="59" w:author="Yijun YANG (20126610)" w:date="2021-06-04T19:51:00Z">
        <w:r w:rsidDel="00E75CEC">
          <w:rPr>
            <w:rFonts w:cs="Times New Roman"/>
          </w:rPr>
          <w:delText xml:space="preserve">filtered flow </w:delText>
        </w:r>
      </w:del>
      <w:r>
        <w:rPr>
          <w:rFonts w:cs="Times New Roman"/>
        </w:rPr>
        <w:t>plot</w:t>
      </w:r>
      <w:ins w:id="60" w:author="Yijun YANG (20126610)" w:date="2021-06-04T19:51:00Z">
        <w:r w:rsidR="00E75CEC">
          <w:rPr>
            <w:rFonts w:cs="Times New Roman"/>
          </w:rPr>
          <w:t xml:space="preserve"> after </w:t>
        </w:r>
      </w:ins>
      <w:del w:id="61" w:author="Yijun YANG (20126610)" w:date="2021-06-04T19:52:00Z">
        <w:r w:rsidDel="00E75CEC">
          <w:rPr>
            <w:rFonts w:cs="Times New Roman"/>
          </w:rPr>
          <w:delText xml:space="preserve"> was shown together with the initial plot</w:delText>
        </w:r>
        <w:commentRangeEnd w:id="58"/>
        <w:r w:rsidDel="00E75CEC">
          <w:rPr>
            <w:rStyle w:val="CommentReference"/>
          </w:rPr>
          <w:commentReference w:id="58"/>
        </w:r>
      </w:del>
      <w:ins w:id="62" w:author="Yijun YANG (20126610)" w:date="2021-06-04T19:52:00Z">
        <w:r w:rsidR="00E75CEC">
          <w:rPr>
            <w:rFonts w:cs="Times New Roman"/>
          </w:rPr>
          <w:t>and before filtering will be shown in one plot with dash and solid line respectively</w:t>
        </w:r>
      </w:ins>
      <w:r>
        <w:rPr>
          <w:rFonts w:cs="Times New Roman"/>
        </w:rPr>
        <w:t xml:space="preserve">, which allows the user to confirm whether the filtered plot is satisfying enough to move to feature classification parts. If the filtering output is not plausible, user can </w:t>
      </w:r>
      <w:proofErr w:type="gramStart"/>
      <w:r>
        <w:rPr>
          <w:rFonts w:cs="Times New Roman"/>
        </w:rPr>
        <w:t>chose</w:t>
      </w:r>
      <w:proofErr w:type="gramEnd"/>
      <w:r>
        <w:rPr>
          <w:rFonts w:cs="Times New Roman"/>
        </w:rPr>
        <w:t xml:space="preserve">: </w:t>
      </w:r>
      <w:proofErr w:type="spellStart"/>
      <w:r>
        <w:rPr>
          <w:rFonts w:cs="Times New Roman"/>
        </w:rPr>
        <w:t>i</w:t>
      </w:r>
      <w:proofErr w:type="spellEnd"/>
      <w:r>
        <w:rPr>
          <w:rFonts w:cs="Times New Roman"/>
        </w:rPr>
        <w:t xml:space="preserve">) </w:t>
      </w:r>
      <w:proofErr w:type="spellStart"/>
      <w:r>
        <w:rPr>
          <w:rFonts w:cs="Times New Roman"/>
        </w:rPr>
        <w:t>Inputing</w:t>
      </w:r>
      <w:proofErr w:type="spellEnd"/>
      <w:r>
        <w:rPr>
          <w:rFonts w:cs="Times New Roman"/>
        </w:rPr>
        <w:t xml:space="preserve"> a different rate of standard deviation to do the </w:t>
      </w:r>
      <w:proofErr w:type="spellStart"/>
      <w:r>
        <w:rPr>
          <w:rFonts w:cs="Times New Roman"/>
        </w:rPr>
        <w:t>fiter</w:t>
      </w:r>
      <w:proofErr w:type="spellEnd"/>
      <w:r>
        <w:rPr>
          <w:rFonts w:cs="Times New Roman"/>
        </w:rPr>
        <w:t xml:space="preserve"> again. ii) using the default/input standard deviation to do a second round </w:t>
      </w:r>
      <w:proofErr w:type="spellStart"/>
      <w:r>
        <w:rPr>
          <w:rFonts w:cs="Times New Roman"/>
        </w:rPr>
        <w:t>fitering</w:t>
      </w:r>
      <w:proofErr w:type="spellEnd"/>
      <w:r>
        <w:rPr>
          <w:rFonts w:cs="Times New Roman"/>
        </w:rPr>
        <w:t xml:space="preserve">. Usually the plot seems plausible after trying two round of </w:t>
      </w:r>
      <w:proofErr w:type="spellStart"/>
      <w:r>
        <w:rPr>
          <w:rFonts w:cs="Times New Roman"/>
        </w:rPr>
        <w:t>fitering</w:t>
      </w:r>
      <w:proofErr w:type="spellEnd"/>
      <w:r>
        <w:rPr>
          <w:rFonts w:cs="Times New Roman"/>
        </w:rPr>
        <w:t>.</w:t>
      </w:r>
      <w:ins w:id="63" w:author="Meili Feng" w:date="2021-05-13T13:01:00Z">
        <w:del w:id="64" w:author="Yijun YANG (20126610)" w:date="2021-05-17T12:02:00Z">
          <w:r w:rsidDel="00686BA1">
            <w:rPr>
              <w:rFonts w:cs="Times New Roman"/>
            </w:rPr>
            <w:delText>whether to have second round filtering process with the same method</w:delText>
          </w:r>
        </w:del>
        <w:del w:id="65" w:author="Yijun YANG (20126610)" w:date="2021-05-17T12:06:00Z">
          <w:r w:rsidDel="00686BA1">
            <w:rPr>
              <w:rFonts w:cs="Times New Roman"/>
            </w:rPr>
            <w:delText xml:space="preserve">. </w:delText>
          </w:r>
          <w:r w:rsidDel="00686BA1">
            <w:rPr>
              <w:rStyle w:val="CommentReference"/>
            </w:rPr>
            <w:commentReference w:id="66"/>
          </w:r>
        </w:del>
      </w:ins>
      <w:r>
        <w:rPr>
          <w:rStyle w:val="CommentReference"/>
        </w:rPr>
        <w:commentReference w:id="67"/>
      </w:r>
    </w:p>
    <w:p w14:paraId="76028A8F" w14:textId="1C2046A0" w:rsidR="00645E4D" w:rsidRDefault="00645E4D" w:rsidP="00D32469">
      <w:pPr>
        <w:rPr>
          <w:rFonts w:cs="Times New Roman"/>
        </w:rPr>
      </w:pPr>
    </w:p>
    <w:p w14:paraId="2545EA08" w14:textId="42877054" w:rsidR="0033581A" w:rsidRDefault="0033581A" w:rsidP="0033581A">
      <w:pPr>
        <w:rPr>
          <w:b/>
          <w:bCs/>
        </w:rPr>
      </w:pPr>
      <w:moveToRangeStart w:id="68" w:author="Meili Feng" w:date="2021-05-25T11:51:00Z" w:name="move72835915"/>
      <w:moveTo w:id="69" w:author="Meili Feng" w:date="2021-05-25T11:51:00Z">
        <w:r w:rsidRPr="00624CE0">
          <w:rPr>
            <w:b/>
            <w:bCs/>
          </w:rPr>
          <w:t>2.</w:t>
        </w:r>
      </w:moveTo>
      <w:ins w:id="70" w:author="Yijun YANG (20126610)" w:date="2021-06-04T20:20:00Z">
        <w:r w:rsidR="003F4FDB">
          <w:rPr>
            <w:b/>
            <w:bCs/>
          </w:rPr>
          <w:t>4</w:t>
        </w:r>
      </w:ins>
      <w:moveTo w:id="71" w:author="Meili Feng" w:date="2021-05-25T11:51:00Z">
        <w:del w:id="72" w:author="Yijun YANG (20126610)" w:date="2021-06-04T20:20:00Z">
          <w:r w:rsidDel="003F4FDB">
            <w:rPr>
              <w:b/>
              <w:bCs/>
            </w:rPr>
            <w:delText>3</w:delText>
          </w:r>
        </w:del>
        <w:r w:rsidRPr="00624CE0">
          <w:rPr>
            <w:b/>
            <w:bCs/>
          </w:rPr>
          <w:t xml:space="preserve"> Hydropeaking </w:t>
        </w:r>
        <w:r>
          <w:rPr>
            <w:b/>
            <w:bCs/>
          </w:rPr>
          <w:t>identification</w:t>
        </w:r>
      </w:moveTo>
    </w:p>
    <w:moveToRangeEnd w:id="68"/>
    <w:p w14:paraId="1C9091FE" w14:textId="53C86CF3" w:rsidR="00D32469" w:rsidRDefault="00645E4D" w:rsidP="00D32469">
      <w:pPr>
        <w:rPr>
          <w:rFonts w:cs="Times New Roman"/>
        </w:rPr>
      </w:pPr>
      <w:r>
        <w:rPr>
          <w:rFonts w:cs="Times New Roman"/>
        </w:rPr>
        <w:t>O</w:t>
      </w:r>
      <w:r>
        <w:rPr>
          <w:rFonts w:cs="Times New Roman" w:hint="eastAsia"/>
        </w:rPr>
        <w:t>nce</w:t>
      </w:r>
      <w:r>
        <w:rPr>
          <w:rFonts w:cs="Times New Roman"/>
        </w:rPr>
        <w:t xml:space="preserve"> filtering</w:t>
      </w:r>
      <w:ins w:id="73" w:author="Yijun YANG (20126610)" w:date="2021-06-04T20:18:00Z">
        <w:r w:rsidR="003F4FDB">
          <w:rPr>
            <w:rFonts w:cs="Times New Roman"/>
          </w:rPr>
          <w:t xml:space="preserve"> serval rounds to get rid of</w:t>
        </w:r>
      </w:ins>
      <w:r>
        <w:rPr>
          <w:rFonts w:cs="Times New Roman"/>
        </w:rPr>
        <w:t xml:space="preserve"> the small oscillations,</w:t>
      </w:r>
      <w:ins w:id="74" w:author="Yijun YANG (20126610)" w:date="2021-06-04T20:18:00Z">
        <w:r w:rsidR="003F4FDB">
          <w:rPr>
            <w:rFonts w:cs="Times New Roman"/>
          </w:rPr>
          <w:t xml:space="preserve"> the remaining</w:t>
        </w:r>
      </w:ins>
      <w:r>
        <w:rPr>
          <w:rFonts w:cs="Times New Roman"/>
        </w:rPr>
        <w:t xml:space="preserve"> </w:t>
      </w:r>
      <w:del w:id="75" w:author="Yijun YANG (20126610)" w:date="2021-06-04T20:19:00Z">
        <w:r w:rsidDel="003F4FDB">
          <w:rPr>
            <w:rFonts w:cs="Times New Roman"/>
          </w:rPr>
          <w:delText xml:space="preserve">hydropeaking </w:delText>
        </w:r>
      </w:del>
      <w:r>
        <w:rPr>
          <w:rFonts w:cs="Times New Roman"/>
        </w:rPr>
        <w:t>variations are identified</w:t>
      </w:r>
      <w:del w:id="76" w:author="Yijun YANG (20126610)" w:date="2021-06-04T20:18:00Z">
        <w:r w:rsidDel="003F4FDB">
          <w:rPr>
            <w:rFonts w:cs="Times New Roman"/>
          </w:rPr>
          <w:delText xml:space="preserve"> </w:delText>
        </w:r>
      </w:del>
      <w:ins w:id="77" w:author="Yijun YANG (20126610)" w:date="2021-06-04T20:18:00Z">
        <w:r w:rsidR="003F4FDB">
          <w:rPr>
            <w:rFonts w:cs="Times New Roman"/>
          </w:rPr>
          <w:t xml:space="preserve"> </w:t>
        </w:r>
      </w:ins>
      <w:ins w:id="78" w:author="Yijun YANG (20126610)" w:date="2021-06-04T20:19:00Z">
        <w:r w:rsidR="003F4FDB">
          <w:rPr>
            <w:rFonts w:cs="Times New Roman"/>
          </w:rPr>
          <w:t>as hydropeaking</w:t>
        </w:r>
      </w:ins>
      <w:del w:id="79" w:author="Yijun YANG (20126610)" w:date="2021-06-04T20:18:00Z">
        <w:r w:rsidDel="003F4FDB">
          <w:rPr>
            <w:rFonts w:cs="Times New Roman"/>
          </w:rPr>
          <w:delText>via a set of selection rules</w:delText>
        </w:r>
      </w:del>
      <w:ins w:id="80" w:author="Yijun YANG (20126610)" w:date="2021-06-04T20:19:00Z">
        <w:r w:rsidR="003F4FDB">
          <w:rPr>
            <w:rFonts w:cs="Times New Roman"/>
          </w:rPr>
          <w:t>. The information of each peaking will be recorded.</w:t>
        </w:r>
      </w:ins>
      <w:del w:id="81" w:author="Yijun YANG (20126610)" w:date="2021-06-04T20:19:00Z">
        <w:r w:rsidDel="003F4FDB">
          <w:rPr>
            <w:rFonts w:cs="Times New Roman"/>
          </w:rPr>
          <w:delText xml:space="preserve">. </w:delText>
        </w:r>
      </w:del>
      <w:del w:id="82" w:author="Yijun YANG (20126610)" w:date="2021-06-04T20:17:00Z">
        <w:r w:rsidDel="003F4FDB">
          <w:rPr>
            <w:rFonts w:cs="Times New Roman"/>
          </w:rPr>
          <w:delText>The will be classified into nine circumstances as illustrated in Table 1</w:delText>
        </w:r>
        <w:r w:rsidR="00F766C8" w:rsidDel="003F4FDB">
          <w:rPr>
            <w:rFonts w:cs="Times New Roman"/>
          </w:rPr>
          <w:delText xml:space="preserve">. </w:delText>
        </w:r>
        <w:r w:rsidR="00F766C8" w:rsidRPr="00F766C8" w:rsidDel="003F4FDB">
          <w:rPr>
            <w:rFonts w:cs="Times New Roman"/>
            <w:color w:val="FF0000"/>
          </w:rPr>
          <w:delText>Elaborate here</w:delText>
        </w:r>
        <w:r w:rsidR="00F766C8" w:rsidRPr="00F766C8" w:rsidDel="003F4FDB">
          <w:rPr>
            <w:rFonts w:cs="Times New Roman"/>
            <w:color w:val="FF0000"/>
            <w:highlight w:val="yellow"/>
          </w:rPr>
          <w:delText>.</w:delText>
        </w:r>
        <w:r w:rsidR="00F766C8" w:rsidRPr="00F766C8" w:rsidDel="003F4FDB">
          <w:rPr>
            <w:rFonts w:cs="Times New Roman"/>
            <w:color w:val="FF0000"/>
          </w:rPr>
          <w:delText xml:space="preserve"> </w:delText>
        </w:r>
        <w:r w:rsidR="0033581A" w:rsidDel="003F4FDB">
          <w:rPr>
            <w:rFonts w:cs="Times New Roman"/>
          </w:rPr>
          <w:delText xml:space="preserve"> </w:delText>
        </w:r>
      </w:del>
    </w:p>
    <w:p w14:paraId="306165BF" w14:textId="77777777" w:rsidR="00D32469" w:rsidRDefault="00D32469" w:rsidP="005E5AE3"/>
    <w:p w14:paraId="440552DF" w14:textId="2BFD079E" w:rsidR="006904F5" w:rsidDel="0033581A" w:rsidRDefault="00624CE0" w:rsidP="005E5AE3">
      <w:pPr>
        <w:rPr>
          <w:b/>
          <w:bCs/>
        </w:rPr>
      </w:pPr>
      <w:moveFromRangeStart w:id="83" w:author="Meili Feng" w:date="2021-05-25T11:51:00Z" w:name="move72835915"/>
      <w:moveFrom w:id="84" w:author="Meili Feng" w:date="2021-05-25T11:51:00Z">
        <w:r w:rsidRPr="00624CE0" w:rsidDel="0033581A">
          <w:rPr>
            <w:b/>
            <w:bCs/>
          </w:rPr>
          <w:t>2.</w:t>
        </w:r>
        <w:r w:rsidR="00D32469" w:rsidDel="0033581A">
          <w:rPr>
            <w:b/>
            <w:bCs/>
          </w:rPr>
          <w:t>3</w:t>
        </w:r>
        <w:r w:rsidR="00D32469" w:rsidRPr="00624CE0" w:rsidDel="0033581A">
          <w:rPr>
            <w:b/>
            <w:bCs/>
          </w:rPr>
          <w:t xml:space="preserve"> </w:t>
        </w:r>
        <w:r w:rsidRPr="00624CE0" w:rsidDel="0033581A">
          <w:rPr>
            <w:b/>
            <w:bCs/>
          </w:rPr>
          <w:t xml:space="preserve">Hydropeaking </w:t>
        </w:r>
        <w:r w:rsidR="00864271" w:rsidDel="0033581A">
          <w:rPr>
            <w:b/>
            <w:bCs/>
          </w:rPr>
          <w:t>identification</w:t>
        </w:r>
      </w:moveFrom>
    </w:p>
    <w:moveFromRangeEnd w:id="83"/>
    <w:p w14:paraId="5BAA6700" w14:textId="3539DE36" w:rsidR="006A66A7" w:rsidDel="003F4FDB" w:rsidRDefault="00F6555F" w:rsidP="005E5AE3">
      <w:pPr>
        <w:rPr>
          <w:del w:id="85" w:author="Yijun YANG (20126610)" w:date="2021-06-04T20:15:00Z"/>
          <w:rFonts w:cs="Times New Roman"/>
        </w:rPr>
      </w:pPr>
      <w:del w:id="86" w:author="Yijun YANG (20126610)" w:date="2021-06-04T20:15:00Z">
        <w:r w:rsidRPr="007427F0" w:rsidDel="003F4FDB">
          <w:rPr>
            <w:rFonts w:cs="Times New Roman"/>
            <w:bCs/>
          </w:rPr>
          <w:delText>Peak</w:delText>
        </w:r>
        <w:r w:rsidDel="003F4FDB">
          <w:rPr>
            <w:rFonts w:cs="Times New Roman"/>
            <w:bCs/>
          </w:rPr>
          <w:delText>ing</w:delText>
        </w:r>
        <w:r w:rsidRPr="007427F0" w:rsidDel="003F4FDB">
          <w:rPr>
            <w:rFonts w:cs="Times New Roman"/>
            <w:bCs/>
          </w:rPr>
          <w:delText xml:space="preserve"> identification tool is</w:delText>
        </w:r>
        <w:r w:rsidDel="003F4FDB">
          <w:rPr>
            <w:rFonts w:cs="Times New Roman"/>
          </w:rPr>
          <w:delText xml:space="preserve"> developed to identify the hydropeaking events and characteristic features afterwards. </w:delText>
        </w:r>
      </w:del>
    </w:p>
    <w:p w14:paraId="7ECBD51A" w14:textId="6EAC7591" w:rsidR="003E5065" w:rsidDel="003F4FDB" w:rsidRDefault="00864271" w:rsidP="005E5AE3">
      <w:pPr>
        <w:rPr>
          <w:del w:id="87" w:author="Yijun YANG (20126610)" w:date="2021-06-04T20:13:00Z"/>
          <w:rFonts w:cs="Times New Roman"/>
        </w:rPr>
      </w:pPr>
      <w:del w:id="88" w:author="Yijun YANG (20126610)" w:date="2021-06-04T20:13:00Z">
        <w:r w:rsidDel="003F4FDB">
          <w:rPr>
            <w:rFonts w:cs="Times New Roman"/>
            <w:b/>
          </w:rPr>
          <w:delText>Searching hydropeaking pairs</w:delText>
        </w:r>
        <w:r w:rsidR="00A70C5B" w:rsidRPr="00A70C5B" w:rsidDel="003F4FDB">
          <w:rPr>
            <w:rFonts w:cs="Times New Roman"/>
            <w:b/>
          </w:rPr>
          <w:delText>:</w:delText>
        </w:r>
        <w:r w:rsidR="00A70C5B" w:rsidDel="003F4FDB">
          <w:rPr>
            <w:rFonts w:cs="Times New Roman"/>
            <w:b/>
          </w:rPr>
          <w:delText xml:space="preserve">  </w:delText>
        </w:r>
        <w:r w:rsidR="00A70C5B" w:rsidDel="003F4FDB">
          <w:rPr>
            <w:rFonts w:cs="Times New Roman"/>
          </w:rPr>
          <w:delText xml:space="preserve">After data preparation, the ‘searchhydro() ’ function </w:delText>
        </w:r>
        <w:r w:rsidDel="003F4FDB">
          <w:rPr>
            <w:rFonts w:cs="Times New Roman"/>
          </w:rPr>
          <w:delText>is applied</w:delText>
        </w:r>
        <w:r w:rsidR="00A70C5B" w:rsidDel="003F4FDB">
          <w:rPr>
            <w:rFonts w:cs="Times New Roman"/>
          </w:rPr>
          <w:delText xml:space="preserve"> to </w:delText>
        </w:r>
        <w:r w:rsidDel="003F4FDB">
          <w:rPr>
            <w:rFonts w:cs="Times New Roman"/>
          </w:rPr>
          <w:delText xml:space="preserve">detect </w:delText>
        </w:r>
        <w:r w:rsidR="00A70C5B" w:rsidDel="003F4FDB">
          <w:rPr>
            <w:rFonts w:cs="Times New Roman"/>
          </w:rPr>
          <w:delText>the hydropeaking with its beginning/ ending time and magnitude</w:delText>
        </w:r>
        <w:r w:rsidR="00331F90" w:rsidDel="003F4FDB">
          <w:rPr>
            <w:rFonts w:cs="Times New Roman"/>
          </w:rPr>
          <w:delText xml:space="preserve"> as the output</w:delText>
        </w:r>
        <w:r w:rsidR="00A70C5B" w:rsidDel="003F4FDB">
          <w:rPr>
            <w:rFonts w:cs="Times New Roman"/>
          </w:rPr>
          <w:delText xml:space="preserve">. </w:delText>
        </w:r>
        <w:r w:rsidR="00331F90" w:rsidDel="003F4FDB">
          <w:rPr>
            <w:rFonts w:cs="Times New Roman"/>
          </w:rPr>
          <w:delText>The ‘searchhydro()’ function detects hydropeaking by combining the neighboring increases and decreases.</w:delText>
        </w:r>
        <w:r w:rsidR="00331F90" w:rsidRPr="00331F90" w:rsidDel="003F4FDB">
          <w:rPr>
            <w:rFonts w:cs="Times New Roman"/>
          </w:rPr>
          <w:delText xml:space="preserve"> </w:delText>
        </w:r>
        <w:r w:rsidR="00331F90" w:rsidDel="003F4FDB">
          <w:rPr>
            <w:rFonts w:cs="Times New Roman"/>
          </w:rPr>
          <w:delText>A single hydropeaking event is identified with a pair of rising and falling limbs.</w:delText>
        </w:r>
        <w:r w:rsidR="0011315B" w:rsidDel="003F4FDB">
          <w:rPr>
            <w:rFonts w:cs="Times New Roman"/>
          </w:rPr>
          <w:delText xml:space="preserve"> </w:delText>
        </w:r>
        <w:r w:rsidR="00767DF3" w:rsidDel="003F4FDB">
          <w:rPr>
            <w:rFonts w:cs="Times New Roman"/>
          </w:rPr>
          <w:delText>Once the rapid increase was detected, the next neighboring rapid decrease will be paired with it and make up a complete hydropeak event.</w:delText>
        </w:r>
        <w:r w:rsidR="003E5065" w:rsidDel="003F4FDB">
          <w:rPr>
            <w:rFonts w:cs="Times New Roman"/>
          </w:rPr>
          <w:delText xml:space="preserve"> The combined pairs will be </w:delText>
        </w:r>
        <w:r w:rsidR="0011315B" w:rsidDel="003F4FDB">
          <w:rPr>
            <w:rFonts w:cs="Times New Roman"/>
          </w:rPr>
          <w:delText xml:space="preserve">labeled as </w:delText>
        </w:r>
        <w:r w:rsidR="003E5065" w:rsidDel="003F4FDB">
          <w:rPr>
            <w:rFonts w:cs="Times New Roman"/>
          </w:rPr>
          <w:delText xml:space="preserve">‘peak pair’ in </w:delText>
        </w:r>
        <w:r w:rsidR="0011315B" w:rsidDel="003F4FDB">
          <w:rPr>
            <w:rFonts w:cs="Times New Roman"/>
          </w:rPr>
          <w:delText>the toolbox</w:delText>
        </w:r>
        <w:r w:rsidR="003E5065" w:rsidDel="003F4FDB">
          <w:rPr>
            <w:rFonts w:cs="Times New Roman"/>
          </w:rPr>
          <w:delText>.</w:delText>
        </w:r>
        <w:r w:rsidR="00767DF3" w:rsidDel="003F4FDB">
          <w:rPr>
            <w:rFonts w:cs="Times New Roman"/>
          </w:rPr>
          <w:delText xml:space="preserve"> After pairing all</w:delText>
        </w:r>
        <w:r w:rsidR="0011315B" w:rsidDel="003F4FDB">
          <w:rPr>
            <w:rFonts w:cs="Times New Roman"/>
          </w:rPr>
          <w:delText xml:space="preserve"> the</w:delText>
        </w:r>
        <w:r w:rsidR="00767DF3" w:rsidDel="003F4FDB">
          <w:rPr>
            <w:rFonts w:cs="Times New Roman"/>
          </w:rPr>
          <w:delText xml:space="preserve"> increas</w:delText>
        </w:r>
        <w:r w:rsidR="0011315B" w:rsidDel="003F4FDB">
          <w:rPr>
            <w:rFonts w:cs="Times New Roman"/>
          </w:rPr>
          <w:delText>ing</w:delText>
        </w:r>
        <w:r w:rsidR="00767DF3" w:rsidDel="003F4FDB">
          <w:rPr>
            <w:rFonts w:cs="Times New Roman"/>
          </w:rPr>
          <w:delText xml:space="preserve"> and decreas</w:delText>
        </w:r>
        <w:r w:rsidR="0011315B" w:rsidDel="003F4FDB">
          <w:rPr>
            <w:rFonts w:cs="Times New Roman"/>
          </w:rPr>
          <w:delText>ing events</w:delText>
        </w:r>
        <w:r w:rsidR="00767DF3" w:rsidDel="003F4FDB">
          <w:rPr>
            <w:rFonts w:cs="Times New Roman"/>
          </w:rPr>
          <w:delText xml:space="preserve">, </w:delText>
        </w:r>
        <w:r w:rsidR="0011315B" w:rsidDel="003F4FDB">
          <w:rPr>
            <w:rFonts w:cs="Times New Roman"/>
          </w:rPr>
          <w:delText xml:space="preserve">the total number of </w:delText>
        </w:r>
        <w:r w:rsidR="00767DF3" w:rsidDel="003F4FDB">
          <w:rPr>
            <w:rFonts w:cs="Times New Roman"/>
          </w:rPr>
          <w:delText xml:space="preserve">hydropeaking </w:delText>
        </w:r>
        <w:r w:rsidR="0011315B" w:rsidDel="003F4FDB">
          <w:rPr>
            <w:rFonts w:cs="Times New Roman"/>
          </w:rPr>
          <w:delText>with</w:delText>
        </w:r>
        <w:r w:rsidR="00767DF3" w:rsidDel="003F4FDB">
          <w:rPr>
            <w:rFonts w:cs="Times New Roman"/>
          </w:rPr>
          <w:delText xml:space="preserve">in </w:delText>
        </w:r>
        <w:r w:rsidR="0011315B" w:rsidDel="003F4FDB">
          <w:rPr>
            <w:rFonts w:cs="Times New Roman"/>
          </w:rPr>
          <w:delText xml:space="preserve">the selected time periods </w:delText>
        </w:r>
        <w:r w:rsidR="00767DF3" w:rsidDel="003F4FDB">
          <w:rPr>
            <w:rFonts w:cs="Times New Roman"/>
          </w:rPr>
          <w:delText>recorded.</w:delText>
        </w:r>
      </w:del>
    </w:p>
    <w:p w14:paraId="5F1ECE31" w14:textId="5A550691" w:rsidR="004604B9" w:rsidRPr="00B23577" w:rsidDel="003F4FDB" w:rsidRDefault="004604B9" w:rsidP="004604B9">
      <w:pPr>
        <w:rPr>
          <w:del w:id="89" w:author="Yijun YANG (20126610)" w:date="2021-06-04T20:15:00Z"/>
          <w:rFonts w:cs="Times New Roman"/>
        </w:rPr>
      </w:pPr>
      <w:del w:id="90" w:author="Yijun YANG (20126610)" w:date="2021-06-04T20:15:00Z">
        <w:r w:rsidRPr="00B23577" w:rsidDel="003F4FDB">
          <w:rPr>
            <w:rFonts w:cs="Times New Roman"/>
            <w:b/>
          </w:rPr>
          <w:delText>Separation of two events:</w:delText>
        </w:r>
        <w:r w:rsidDel="003F4FDB">
          <w:rPr>
            <w:rFonts w:cs="Times New Roman"/>
          </w:rPr>
          <w:delText xml:space="preserve"> if successive phase of increase &gt; a stated time interval Tint, and Magnitude of the first peak </w:delText>
        </w:r>
        <w:r w:rsidDel="003F4FDB">
          <w:rPr>
            <w:rFonts w:cs="Times New Roman" w:hint="eastAsia"/>
          </w:rPr>
          <w:delText>&gt;</w:delText>
        </w:r>
        <w:r w:rsidDel="003F4FDB">
          <w:rPr>
            <w:rFonts w:cs="Times New Roman"/>
          </w:rPr>
          <w:delText xml:space="preserve"> p* (Sauterleute </w:delText>
        </w:r>
        <w:r w:rsidRPr="0013288E" w:rsidDel="003F4FDB">
          <w:rPr>
            <w:rFonts w:cs="Times New Roman"/>
          </w:rPr>
          <w:delText>and Charmasson</w:delText>
        </w:r>
        <w:r w:rsidDel="003F4FDB">
          <w:rPr>
            <w:rFonts w:cs="Times New Roman"/>
          </w:rPr>
          <w:delText>, 2014). Zolezzi: &gt; 20% Peak</w:delText>
        </w:r>
        <w:r w:rsidDel="003F4FDB">
          <w:rPr>
            <w:rStyle w:val="CommentReference"/>
          </w:rPr>
          <w:commentReference w:id="91"/>
        </w:r>
        <w:r w:rsidR="00E75CEC" w:rsidDel="003F4FDB">
          <w:rPr>
            <w:rStyle w:val="CommentReference"/>
          </w:rPr>
          <w:commentReference w:id="92"/>
        </w:r>
      </w:del>
    </w:p>
    <w:p w14:paraId="6CBB5183" w14:textId="4FDFA814" w:rsidR="003E5065" w:rsidRPr="003D595C" w:rsidDel="003F4FDB" w:rsidRDefault="003E5065" w:rsidP="005E5AE3">
      <w:pPr>
        <w:rPr>
          <w:del w:id="93" w:author="Yijun YANG (20126610)" w:date="2021-06-04T20:15:00Z"/>
        </w:rPr>
      </w:pPr>
      <w:del w:id="94" w:author="Yijun YANG (20126610)" w:date="2021-06-04T20:15:00Z">
        <w:r w:rsidDel="003F4FDB">
          <w:rPr>
            <w:rFonts w:cs="Times New Roman"/>
            <w:b/>
          </w:rPr>
          <w:delText xml:space="preserve">Treatment of multiple increasing or decreasing events: </w:delText>
        </w:r>
        <w:r w:rsidR="003D595C" w:rsidDel="003F4FDB">
          <w:rPr>
            <w:rFonts w:cs="Times New Roman"/>
          </w:rPr>
          <w:delText>Comparison of the magnitude of two increasing and decreasing events are applied to separate multiple events</w:delText>
        </w:r>
        <w:r w:rsidR="0011315B" w:rsidDel="003F4FDB">
          <w:rPr>
            <w:rFonts w:cs="Times New Roman"/>
          </w:rPr>
          <w:delText xml:space="preserve"> </w:delText>
        </w:r>
        <w:r w:rsidR="003D595C" w:rsidDel="003F4FDB">
          <w:rPr>
            <w:rFonts w:cs="Times New Roman"/>
          </w:rPr>
          <w:delText>(Julian et al., 2014)</w:delText>
        </w:r>
        <w:r w:rsidR="0079061E" w:rsidDel="003F4FDB">
          <w:rPr>
            <w:rFonts w:cs="Times New Roman"/>
          </w:rPr>
          <w:delText xml:space="preserve">. However, this method may miss recording the accurate </w:delText>
        </w:r>
        <w:r w:rsidR="0011315B" w:rsidDel="003F4FDB">
          <w:rPr>
            <w:rFonts w:cs="Times New Roman"/>
          </w:rPr>
          <w:delText xml:space="preserve">starting point of </w:delText>
        </w:r>
        <w:r w:rsidR="0079061E" w:rsidDel="003F4FDB">
          <w:rPr>
            <w:rFonts w:cs="Times New Roman"/>
          </w:rPr>
          <w:delText xml:space="preserve">hydropeaking. This is because </w:delText>
        </w:r>
        <w:r w:rsidR="0011315B" w:rsidDel="003F4FDB">
          <w:rPr>
            <w:rFonts w:cs="Times New Roman"/>
          </w:rPr>
          <w:delText xml:space="preserve">the </w:delText>
        </w:r>
        <w:r w:rsidR="0079061E" w:rsidDel="003F4FDB">
          <w:rPr>
            <w:rFonts w:cs="Times New Roman"/>
          </w:rPr>
          <w:delText>filtering method</w:delText>
        </w:r>
        <w:r w:rsidR="0011315B" w:rsidDel="003F4FDB">
          <w:rPr>
            <w:rFonts w:cs="Times New Roman"/>
          </w:rPr>
          <w:delText xml:space="preserve"> itself</w:delText>
        </w:r>
        <w:r w:rsidR="0079061E" w:rsidDel="003F4FDB">
          <w:rPr>
            <w:rFonts w:cs="Times New Roman"/>
          </w:rPr>
          <w:delText xml:space="preserve"> will create many increasing or decreasing events with small magnitudes when flatting the peak fluctuation. Simply ignoring the small magnitude</w:delText>
        </w:r>
        <w:r w:rsidR="0011315B" w:rsidDel="003F4FDB">
          <w:rPr>
            <w:rFonts w:cs="Times New Roman"/>
          </w:rPr>
          <w:delText>s</w:delText>
        </w:r>
        <w:r w:rsidR="0079061E" w:rsidDel="003F4FDB">
          <w:rPr>
            <w:rFonts w:cs="Times New Roman"/>
          </w:rPr>
          <w:delText xml:space="preserve"> will lead to </w:delText>
        </w:r>
        <w:r w:rsidR="0011315B" w:rsidDel="003F4FDB">
          <w:rPr>
            <w:rFonts w:cs="Times New Roman"/>
          </w:rPr>
          <w:delText xml:space="preserve">false </w:delText>
        </w:r>
        <w:r w:rsidR="0079061E" w:rsidDel="003F4FDB">
          <w:rPr>
            <w:rFonts w:cs="Times New Roman"/>
          </w:rPr>
          <w:delText>recording</w:delText>
        </w:r>
        <w:r w:rsidR="0011315B" w:rsidDel="003F4FDB">
          <w:rPr>
            <w:rFonts w:cs="Times New Roman"/>
          </w:rPr>
          <w:delText xml:space="preserve"> of</w:delText>
        </w:r>
        <w:r w:rsidR="0079061E" w:rsidDel="003F4FDB">
          <w:rPr>
            <w:rFonts w:cs="Times New Roman"/>
          </w:rPr>
          <w:delText xml:space="preserve"> the later start</w:delText>
        </w:r>
        <w:r w:rsidR="0011315B" w:rsidDel="003F4FDB">
          <w:rPr>
            <w:rFonts w:cs="Times New Roman"/>
          </w:rPr>
          <w:delText>ing</w:delText>
        </w:r>
        <w:r w:rsidR="0079061E" w:rsidDel="003F4FDB">
          <w:rPr>
            <w:rFonts w:cs="Times New Roman"/>
          </w:rPr>
          <w:delText xml:space="preserve"> peak point. Therefore, in order to avoid missing the </w:delText>
        </w:r>
        <w:r w:rsidR="00793CBF" w:rsidDel="003F4FDB">
          <w:rPr>
            <w:rFonts w:cs="Times New Roman"/>
          </w:rPr>
          <w:delText>small increasing event</w:delText>
        </w:r>
        <w:r w:rsidR="004604B9" w:rsidDel="003F4FDB">
          <w:rPr>
            <w:rFonts w:cs="Times New Roman" w:hint="eastAsia"/>
          </w:rPr>
          <w:delText>s</w:delText>
        </w:r>
        <w:r w:rsidR="00793CBF" w:rsidDel="003F4FDB">
          <w:rPr>
            <w:rFonts w:cs="Times New Roman"/>
          </w:rPr>
          <w:delText xml:space="preserve">, </w:delText>
        </w:r>
        <w:r w:rsidR="0011315B" w:rsidDel="003F4FDB">
          <w:rPr>
            <w:rFonts w:cs="Times New Roman" w:hint="eastAsia"/>
          </w:rPr>
          <w:delText>o</w:delText>
        </w:r>
        <w:r w:rsidR="0011315B" w:rsidDel="003F4FDB">
          <w:rPr>
            <w:rFonts w:cs="Times New Roman"/>
          </w:rPr>
          <w:delText>ur</w:delText>
        </w:r>
        <w:r w:rsidR="00793CBF" w:rsidDel="003F4FDB">
          <w:rPr>
            <w:rFonts w:cs="Times New Roman"/>
          </w:rPr>
          <w:delText xml:space="preserve"> function only ignore the </w:delText>
        </w:r>
        <w:r w:rsidR="009B5DA0" w:rsidDel="003F4FDB">
          <w:rPr>
            <w:rFonts w:cs="Times New Roman"/>
          </w:rPr>
          <w:delText xml:space="preserve">events if the time interval between two events is beyond </w:delText>
        </w:r>
        <w:r w:rsidR="0011315B" w:rsidDel="003F4FDB">
          <w:rPr>
            <w:rFonts w:cs="Times New Roman"/>
          </w:rPr>
          <w:delText>a certain</w:delText>
        </w:r>
        <w:r w:rsidR="009B5DA0" w:rsidDel="003F4FDB">
          <w:rPr>
            <w:rFonts w:cs="Times New Roman"/>
          </w:rPr>
          <w:delText xml:space="preserve"> threshold, which </w:delText>
        </w:r>
        <w:r w:rsidR="0011315B" w:rsidDel="003F4FDB">
          <w:rPr>
            <w:rFonts w:cs="Times New Roman"/>
          </w:rPr>
          <w:delText>can be</w:delText>
        </w:r>
        <w:r w:rsidR="009B5DA0" w:rsidDel="003F4FDB">
          <w:rPr>
            <w:rFonts w:cs="Times New Roman"/>
          </w:rPr>
          <w:delText xml:space="preserve"> choose</w:delText>
        </w:r>
        <w:r w:rsidR="0011315B" w:rsidDel="003F4FDB">
          <w:rPr>
            <w:rFonts w:cs="Times New Roman"/>
          </w:rPr>
          <w:delText>n</w:delText>
        </w:r>
        <w:r w:rsidR="009B5DA0" w:rsidDel="003F4FDB">
          <w:rPr>
            <w:rFonts w:cs="Times New Roman"/>
          </w:rPr>
          <w:delText xml:space="preserve"> between one to five hours.</w:delText>
        </w:r>
      </w:del>
    </w:p>
    <w:p w14:paraId="6095A36E" w14:textId="67ABAE4A" w:rsidR="000E7555" w:rsidRDefault="000E7555" w:rsidP="000A2D49">
      <w:pPr>
        <w:rPr>
          <w:rFonts w:cs="Times New Roman"/>
        </w:rPr>
      </w:pPr>
    </w:p>
    <w:p w14:paraId="404A4C56" w14:textId="60ED1ACF" w:rsidR="000E7555" w:rsidRDefault="000E7555" w:rsidP="000A2D49">
      <w:pPr>
        <w:rPr>
          <w:rFonts w:eastAsiaTheme="majorEastAsia" w:cstheme="majorBidi"/>
          <w:b/>
          <w:szCs w:val="32"/>
        </w:rPr>
      </w:pPr>
      <w:r w:rsidRPr="007D3C01">
        <w:rPr>
          <w:rFonts w:eastAsiaTheme="majorEastAsia" w:cstheme="majorBidi"/>
          <w:b/>
          <w:szCs w:val="32"/>
        </w:rPr>
        <w:t>2.</w:t>
      </w:r>
      <w:ins w:id="95" w:author="Yijun YANG (20126610)" w:date="2021-06-04T20:20:00Z">
        <w:r w:rsidR="003F4FDB">
          <w:rPr>
            <w:rFonts w:eastAsiaTheme="majorEastAsia" w:cstheme="majorBidi"/>
            <w:b/>
            <w:szCs w:val="32"/>
          </w:rPr>
          <w:t>5</w:t>
        </w:r>
      </w:ins>
      <w:del w:id="96" w:author="Yijun YANG (20126610)" w:date="2021-06-04T20:20:00Z">
        <w:r w:rsidR="00D32469" w:rsidDel="003F4FDB">
          <w:rPr>
            <w:rFonts w:eastAsiaTheme="majorEastAsia" w:cstheme="majorBidi"/>
            <w:b/>
            <w:szCs w:val="32"/>
          </w:rPr>
          <w:delText>4</w:delText>
        </w:r>
      </w:del>
      <w:r w:rsidR="00D32469" w:rsidRPr="007D3C01">
        <w:rPr>
          <w:rFonts w:eastAsiaTheme="majorEastAsia" w:cstheme="majorBidi"/>
          <w:b/>
          <w:szCs w:val="32"/>
        </w:rPr>
        <w:t xml:space="preserve"> </w:t>
      </w:r>
      <w:proofErr w:type="spellStart"/>
      <w:r w:rsidR="006A66A7">
        <w:rPr>
          <w:rFonts w:eastAsiaTheme="majorEastAsia" w:cstheme="majorBidi"/>
          <w:b/>
          <w:szCs w:val="32"/>
        </w:rPr>
        <w:t>Characterising</w:t>
      </w:r>
      <w:proofErr w:type="spellEnd"/>
      <w:r w:rsidR="006A66A7">
        <w:rPr>
          <w:rFonts w:eastAsiaTheme="majorEastAsia" w:cstheme="majorBidi"/>
          <w:b/>
          <w:szCs w:val="32"/>
        </w:rPr>
        <w:t xml:space="preserve"> hydropeaking</w:t>
      </w:r>
      <w:r w:rsidR="000225A2">
        <w:rPr>
          <w:rFonts w:eastAsiaTheme="majorEastAsia" w:cstheme="majorBidi"/>
          <w:b/>
          <w:szCs w:val="32"/>
        </w:rPr>
        <w:t xml:space="preserve"> </w:t>
      </w:r>
      <w:r w:rsidR="000225A2" w:rsidRPr="000225A2">
        <w:rPr>
          <w:rFonts w:eastAsiaTheme="majorEastAsia" w:cstheme="majorBidi"/>
          <w:b/>
          <w:szCs w:val="32"/>
          <w:highlight w:val="yellow"/>
        </w:rPr>
        <w:t xml:space="preserve">and </w:t>
      </w:r>
      <w:proofErr w:type="spellStart"/>
      <w:r w:rsidR="000225A2" w:rsidRPr="000225A2">
        <w:rPr>
          <w:rFonts w:eastAsiaTheme="majorEastAsia" w:cstheme="majorBidi"/>
          <w:b/>
          <w:szCs w:val="32"/>
          <w:highlight w:val="yellow"/>
        </w:rPr>
        <w:t>thermopeaking</w:t>
      </w:r>
      <w:proofErr w:type="spellEnd"/>
      <w:r w:rsidR="006A66A7">
        <w:rPr>
          <w:rFonts w:eastAsiaTheme="majorEastAsia" w:cstheme="majorBidi"/>
          <w:b/>
          <w:szCs w:val="32"/>
        </w:rPr>
        <w:t xml:space="preserve"> features</w:t>
      </w:r>
    </w:p>
    <w:p w14:paraId="5CC80DD8" w14:textId="17EE0278" w:rsidR="00F6555F" w:rsidRDefault="006A66A7" w:rsidP="000A2D49">
      <w:pPr>
        <w:rPr>
          <w:rFonts w:eastAsiaTheme="majorEastAsia" w:cstheme="majorBidi"/>
          <w:szCs w:val="32"/>
        </w:rPr>
      </w:pPr>
      <w:r>
        <w:rPr>
          <w:rFonts w:eastAsiaTheme="majorEastAsia" w:cstheme="majorBidi"/>
          <w:szCs w:val="32"/>
        </w:rPr>
        <w:t xml:space="preserve">If identified as </w:t>
      </w:r>
      <w:r w:rsidR="004604B9">
        <w:rPr>
          <w:rFonts w:eastAsiaTheme="majorEastAsia" w:cstheme="majorBidi"/>
          <w:szCs w:val="32"/>
        </w:rPr>
        <w:t xml:space="preserve">a </w:t>
      </w:r>
      <w:r>
        <w:rPr>
          <w:rFonts w:eastAsiaTheme="majorEastAsia" w:cstheme="majorBidi"/>
          <w:szCs w:val="32"/>
        </w:rPr>
        <w:t>hydropeaking</w:t>
      </w:r>
      <w:r w:rsidR="004604B9">
        <w:rPr>
          <w:rFonts w:eastAsiaTheme="majorEastAsia" w:cstheme="majorBidi"/>
          <w:szCs w:val="32"/>
        </w:rPr>
        <w:t>-</w:t>
      </w:r>
      <w:r>
        <w:rPr>
          <w:rFonts w:eastAsiaTheme="majorEastAsia" w:cstheme="majorBidi"/>
          <w:szCs w:val="32"/>
        </w:rPr>
        <w:t xml:space="preserve">affected station, </w:t>
      </w:r>
      <w:proofErr w:type="spellStart"/>
      <w:r w:rsidR="004604B9">
        <w:rPr>
          <w:rFonts w:eastAsiaTheme="majorEastAsia" w:cstheme="majorBidi"/>
          <w:szCs w:val="32"/>
        </w:rPr>
        <w:t>HydroPeak</w:t>
      </w:r>
      <w:proofErr w:type="spellEnd"/>
      <w:r w:rsidR="004604B9">
        <w:rPr>
          <w:rFonts w:eastAsiaTheme="majorEastAsia" w:cstheme="majorBidi"/>
          <w:szCs w:val="32"/>
        </w:rPr>
        <w:t xml:space="preserve"> </w:t>
      </w:r>
      <w:r w:rsidR="000217A7">
        <w:rPr>
          <w:rFonts w:eastAsiaTheme="majorEastAsia" w:cstheme="majorBidi"/>
          <w:szCs w:val="32"/>
        </w:rPr>
        <w:t>calculat</w:t>
      </w:r>
      <w:r w:rsidR="004604B9">
        <w:rPr>
          <w:rFonts w:eastAsiaTheme="majorEastAsia" w:cstheme="majorBidi" w:hint="eastAsia"/>
          <w:szCs w:val="32"/>
        </w:rPr>
        <w:t>es</w:t>
      </w:r>
      <w:r w:rsidR="000217A7">
        <w:rPr>
          <w:rFonts w:eastAsiaTheme="majorEastAsia" w:cstheme="majorBidi"/>
          <w:szCs w:val="32"/>
        </w:rPr>
        <w:t xml:space="preserve"> </w:t>
      </w:r>
      <w:r w:rsidR="004604B9">
        <w:rPr>
          <w:rFonts w:eastAsiaTheme="majorEastAsia" w:cstheme="majorBidi"/>
          <w:szCs w:val="32"/>
        </w:rPr>
        <w:t xml:space="preserve">the characteristics for hydropeaking effects. </w:t>
      </w:r>
      <w:r w:rsidR="00B22A8A">
        <w:rPr>
          <w:rFonts w:eastAsiaTheme="majorEastAsia" w:cstheme="majorBidi"/>
          <w:szCs w:val="32"/>
        </w:rPr>
        <w:t xml:space="preserve">For each pair of hydropeaking, from the perspectives of hydrological changes as well as ecologically relevant features. </w:t>
      </w:r>
      <w:r w:rsidR="004604B9">
        <w:rPr>
          <w:rFonts w:eastAsiaTheme="majorEastAsia" w:cstheme="majorBidi"/>
          <w:szCs w:val="32"/>
        </w:rPr>
        <w:t xml:space="preserve">Quantification of hydropeaking employ </w:t>
      </w:r>
      <w:r w:rsidR="004604B9" w:rsidRPr="004604B9">
        <w:rPr>
          <w:rFonts w:eastAsiaTheme="majorEastAsia" w:cstheme="majorBidi"/>
          <w:szCs w:val="32"/>
          <w:highlight w:val="yellow"/>
        </w:rPr>
        <w:t xml:space="preserve">3 variables </w:t>
      </w:r>
      <w:r w:rsidR="004D2F39">
        <w:rPr>
          <w:rFonts w:eastAsiaTheme="majorEastAsia" w:cstheme="majorBidi"/>
          <w:szCs w:val="32"/>
        </w:rPr>
        <w:t xml:space="preserve">including hydropeaking magnitude, number of </w:t>
      </w:r>
      <w:proofErr w:type="spellStart"/>
      <w:r w:rsidR="004D2F39">
        <w:rPr>
          <w:rFonts w:eastAsiaTheme="majorEastAsia" w:cstheme="majorBidi"/>
          <w:szCs w:val="32"/>
        </w:rPr>
        <w:t>hydropeaks</w:t>
      </w:r>
      <w:proofErr w:type="spellEnd"/>
      <w:r w:rsidR="004D2F39">
        <w:rPr>
          <w:rFonts w:eastAsiaTheme="majorEastAsia" w:cstheme="majorBidi"/>
          <w:szCs w:val="32"/>
        </w:rPr>
        <w:t xml:space="preserve">, peaking durations, </w:t>
      </w:r>
      <w:r w:rsidR="004D2F39">
        <w:rPr>
          <w:rFonts w:eastAsiaTheme="majorEastAsia" w:cstheme="majorBidi" w:hint="eastAsia"/>
          <w:szCs w:val="32"/>
        </w:rPr>
        <w:t>and</w:t>
      </w:r>
      <w:r w:rsidR="004D2F39">
        <w:rPr>
          <w:rFonts w:eastAsiaTheme="majorEastAsia" w:cstheme="majorBidi"/>
          <w:szCs w:val="32"/>
        </w:rPr>
        <w:t xml:space="preserve"> the rising and damping </w:t>
      </w:r>
      <w:r w:rsidR="00821537">
        <w:rPr>
          <w:rFonts w:eastAsiaTheme="majorEastAsia" w:cstheme="majorBidi"/>
          <w:szCs w:val="32"/>
        </w:rPr>
        <w:t>rate</w:t>
      </w:r>
      <w:r w:rsidR="004D2F39">
        <w:rPr>
          <w:rFonts w:eastAsiaTheme="majorEastAsia" w:cstheme="majorBidi"/>
          <w:szCs w:val="32"/>
        </w:rPr>
        <w:t xml:space="preserve">s </w:t>
      </w:r>
      <w:r w:rsidR="004604B9">
        <w:rPr>
          <w:rFonts w:eastAsiaTheme="majorEastAsia" w:cstheme="majorBidi"/>
          <w:szCs w:val="32"/>
        </w:rPr>
        <w:t>(</w:t>
      </w:r>
      <w:r w:rsidR="004D2F39">
        <w:rPr>
          <w:rFonts w:eastAsiaTheme="majorEastAsia" w:cstheme="majorBidi"/>
          <w:szCs w:val="32"/>
        </w:rPr>
        <w:t>E</w:t>
      </w:r>
      <w:r w:rsidR="004604B9">
        <w:rPr>
          <w:rFonts w:eastAsiaTheme="majorEastAsia" w:cstheme="majorBidi"/>
          <w:szCs w:val="32"/>
        </w:rPr>
        <w:t>quation 1-</w:t>
      </w:r>
      <w:r w:rsidR="004D2F39">
        <w:rPr>
          <w:rFonts w:eastAsiaTheme="majorEastAsia" w:cstheme="majorBidi"/>
          <w:szCs w:val="32"/>
        </w:rPr>
        <w:t>4</w:t>
      </w:r>
      <w:r w:rsidR="004604B9">
        <w:rPr>
          <w:rFonts w:eastAsiaTheme="majorEastAsia" w:cstheme="majorBidi"/>
          <w:szCs w:val="32"/>
        </w:rPr>
        <w:t>)</w:t>
      </w:r>
      <w:r w:rsidR="004D2F39">
        <w:rPr>
          <w:rFonts w:eastAsiaTheme="majorEastAsia" w:cstheme="majorBidi"/>
          <w:szCs w:val="32"/>
        </w:rPr>
        <w:t>.</w:t>
      </w:r>
      <w:r w:rsidR="004604B9">
        <w:rPr>
          <w:rFonts w:eastAsiaTheme="majorEastAsia" w:cstheme="majorBidi"/>
          <w:szCs w:val="32"/>
        </w:rPr>
        <w:t xml:space="preserve"> </w:t>
      </w:r>
      <w:r w:rsidR="00902714" w:rsidRPr="00902714">
        <w:rPr>
          <w:rFonts w:eastAsiaTheme="majorEastAsia" w:cstheme="majorBidi"/>
          <w:szCs w:val="32"/>
        </w:rPr>
        <w:t>In addition, the</w:t>
      </w:r>
      <w:r w:rsidR="00902714">
        <w:rPr>
          <w:rFonts w:eastAsiaTheme="majorEastAsia" w:cstheme="majorBidi"/>
          <w:szCs w:val="32"/>
        </w:rPr>
        <w:t xml:space="preserve"> cumulative distribution functions</w:t>
      </w:r>
      <w:r w:rsidR="00902714" w:rsidRPr="00902714">
        <w:rPr>
          <w:rFonts w:eastAsiaTheme="majorEastAsia" w:cstheme="majorBidi"/>
          <w:szCs w:val="32"/>
        </w:rPr>
        <w:t xml:space="preserve"> </w:t>
      </w:r>
      <w:r w:rsidR="00902714">
        <w:rPr>
          <w:rFonts w:eastAsiaTheme="majorEastAsia" w:cstheme="majorBidi"/>
          <w:szCs w:val="32"/>
        </w:rPr>
        <w:t>(</w:t>
      </w:r>
      <w:proofErr w:type="spellStart"/>
      <w:r w:rsidR="00902714" w:rsidRPr="00902714">
        <w:rPr>
          <w:rFonts w:eastAsiaTheme="majorEastAsia" w:cstheme="majorBidi"/>
          <w:szCs w:val="32"/>
        </w:rPr>
        <w:t>c.d.f</w:t>
      </w:r>
      <w:proofErr w:type="spellEnd"/>
      <w:r w:rsidR="00902714">
        <w:rPr>
          <w:rFonts w:eastAsiaTheme="majorEastAsia" w:cstheme="majorBidi"/>
          <w:szCs w:val="32"/>
        </w:rPr>
        <w:t>)</w:t>
      </w:r>
      <w:r w:rsidR="00902714" w:rsidRPr="00902714">
        <w:rPr>
          <w:rFonts w:eastAsiaTheme="majorEastAsia" w:cstheme="majorBidi"/>
          <w:szCs w:val="32"/>
        </w:rPr>
        <w:t xml:space="preserve"> of the daily peak duration</w:t>
      </w:r>
      <w:r w:rsidR="00902714">
        <w:rPr>
          <w:rFonts w:eastAsiaTheme="majorEastAsia" w:cstheme="majorBidi"/>
          <w:szCs w:val="32"/>
        </w:rPr>
        <w:t>s</w:t>
      </w:r>
      <w:r w:rsidR="00902714" w:rsidRPr="00902714">
        <w:rPr>
          <w:rFonts w:eastAsiaTheme="majorEastAsia" w:cstheme="majorBidi"/>
          <w:szCs w:val="32"/>
        </w:rPr>
        <w:t xml:space="preserve"> and </w:t>
      </w:r>
      <w:r w:rsidR="00902714">
        <w:rPr>
          <w:rFonts w:eastAsiaTheme="majorEastAsia" w:cstheme="majorBidi"/>
          <w:szCs w:val="32"/>
        </w:rPr>
        <w:t xml:space="preserve">paired hydropeaking </w:t>
      </w:r>
      <w:r w:rsidR="00902714" w:rsidRPr="00902714">
        <w:rPr>
          <w:rFonts w:eastAsiaTheme="majorEastAsia" w:cstheme="majorBidi"/>
          <w:szCs w:val="32"/>
        </w:rPr>
        <w:t xml:space="preserve">numbers </w:t>
      </w:r>
      <w:r w:rsidR="00902714">
        <w:rPr>
          <w:rFonts w:eastAsiaTheme="majorEastAsia" w:cstheme="majorBidi"/>
          <w:szCs w:val="32"/>
        </w:rPr>
        <w:t>are plotted to reflect its</w:t>
      </w:r>
      <w:r w:rsidR="00902714" w:rsidRPr="00902714">
        <w:rPr>
          <w:rFonts w:eastAsiaTheme="majorEastAsia" w:cstheme="majorBidi"/>
          <w:szCs w:val="32"/>
        </w:rPr>
        <w:t xml:space="preserve"> frequency </w:t>
      </w:r>
      <w:r w:rsidR="00902714">
        <w:rPr>
          <w:rFonts w:eastAsiaTheme="majorEastAsia" w:cstheme="majorBidi"/>
          <w:szCs w:val="32"/>
        </w:rPr>
        <w:t>features</w:t>
      </w:r>
      <w:r w:rsidR="00902714" w:rsidRPr="00902714">
        <w:rPr>
          <w:rFonts w:eastAsiaTheme="majorEastAsia" w:cstheme="majorBidi"/>
          <w:szCs w:val="32"/>
        </w:rPr>
        <w:t>.</w:t>
      </w:r>
    </w:p>
    <w:p w14:paraId="5A7BFE3F" w14:textId="1DDED470" w:rsidR="000217A7" w:rsidRDefault="008D5A81" w:rsidP="000217A7">
      <w:pPr>
        <w:pStyle w:val="ListParagraph"/>
        <w:numPr>
          <w:ilvl w:val="0"/>
          <w:numId w:val="2"/>
        </w:numPr>
        <w:rPr>
          <w:rFonts w:eastAsiaTheme="majorEastAsia" w:cstheme="majorBidi"/>
          <w:szCs w:val="32"/>
        </w:rPr>
      </w:pPr>
      <m:oMath>
        <m:sSub>
          <m:sSubPr>
            <m:ctrlPr>
              <w:rPr>
                <w:rFonts w:ascii="Cambria Math" w:eastAsiaTheme="majorEastAsia" w:hAnsi="Cambria Math" w:cstheme="majorBidi"/>
                <w:i/>
                <w:color w:val="000000" w:themeColor="text1"/>
                <w:szCs w:val="32"/>
              </w:rPr>
            </m:ctrlPr>
          </m:sSubPr>
          <m:e>
            <m:r>
              <w:rPr>
                <w:rFonts w:ascii="Cambria Math" w:eastAsiaTheme="majorEastAsia" w:hAnsi="Cambria Math" w:cstheme="majorBidi"/>
                <w:color w:val="000000" w:themeColor="text1"/>
                <w:szCs w:val="32"/>
              </w:rPr>
              <m:t>Q</m:t>
            </m:r>
          </m:e>
          <m:sub>
            <m:r>
              <w:rPr>
                <w:rFonts w:ascii="Cambria Math" w:eastAsiaTheme="majorEastAsia" w:hAnsi="Cambria Math" w:cstheme="majorBidi"/>
                <w:color w:val="000000" w:themeColor="text1"/>
                <w:szCs w:val="32"/>
              </w:rPr>
              <m:t>diff,n</m:t>
            </m:r>
          </m:sub>
        </m:sSub>
      </m:oMath>
      <w:r w:rsidR="006740AE">
        <w:rPr>
          <w:rFonts w:eastAsiaTheme="majorEastAsia" w:cstheme="majorBidi"/>
          <w:szCs w:val="32"/>
        </w:rPr>
        <w:t>: The</w:t>
      </w:r>
      <w:r w:rsidR="000217A7" w:rsidRPr="000217A7">
        <w:rPr>
          <w:rFonts w:eastAsiaTheme="majorEastAsia" w:cstheme="majorBidi"/>
          <w:szCs w:val="32"/>
        </w:rPr>
        <w:t xml:space="preserve"> magnitude of difference between the max and min flow discharge in </w:t>
      </w:r>
      <w:r w:rsidR="006740AE">
        <w:rPr>
          <w:rFonts w:eastAsiaTheme="majorEastAsia" w:cstheme="majorBidi"/>
          <w:szCs w:val="32"/>
        </w:rPr>
        <w:t>the n</w:t>
      </w:r>
      <w:r w:rsidR="004D2F39">
        <w:rPr>
          <w:rFonts w:eastAsiaTheme="majorEastAsia" w:cstheme="majorBidi"/>
          <w:szCs w:val="32"/>
        </w:rPr>
        <w:t>-</w:t>
      </w:r>
      <w:proofErr w:type="spellStart"/>
      <w:r w:rsidR="006740AE">
        <w:rPr>
          <w:rFonts w:eastAsiaTheme="majorEastAsia" w:cstheme="majorBidi"/>
          <w:szCs w:val="32"/>
        </w:rPr>
        <w:t>th</w:t>
      </w:r>
      <w:proofErr w:type="spellEnd"/>
      <w:r w:rsidR="006740AE" w:rsidRPr="000217A7">
        <w:rPr>
          <w:rFonts w:eastAsiaTheme="majorEastAsia" w:cstheme="majorBidi"/>
          <w:szCs w:val="32"/>
        </w:rPr>
        <w:t xml:space="preserve"> </w:t>
      </w:r>
      <w:r w:rsidR="000217A7" w:rsidRPr="000217A7">
        <w:rPr>
          <w:rFonts w:eastAsiaTheme="majorEastAsia" w:cstheme="majorBidi"/>
          <w:szCs w:val="32"/>
        </w:rPr>
        <w:t>hydropeaking pairs</w:t>
      </w:r>
      <w:r w:rsidR="006740AE">
        <w:rPr>
          <w:rFonts w:eastAsiaTheme="majorEastAsia" w:cstheme="majorBidi"/>
          <w:szCs w:val="32"/>
        </w:rPr>
        <w:t>, where</w:t>
      </w:r>
    </w:p>
    <w:p w14:paraId="003AE497" w14:textId="7501019D" w:rsidR="006904F5" w:rsidRPr="002B09C8" w:rsidRDefault="008D5A81" w:rsidP="006740AE">
      <w:pPr>
        <w:pStyle w:val="ListParagraph"/>
        <w:rPr>
          <w:rFonts w:eastAsiaTheme="majorEastAsia" w:cstheme="majorBidi"/>
          <w:color w:val="000000" w:themeColor="text1"/>
          <w:szCs w:val="32"/>
        </w:rPr>
      </w:pPr>
      <m:oMathPara>
        <m:oMath>
          <m:sSub>
            <m:sSubPr>
              <m:ctrlPr>
                <w:rPr>
                  <w:rFonts w:ascii="Cambria Math" w:eastAsiaTheme="majorEastAsia" w:hAnsi="Cambria Math" w:cstheme="majorBidi"/>
                  <w:i/>
                  <w:color w:val="000000" w:themeColor="text1"/>
                  <w:szCs w:val="32"/>
                </w:rPr>
              </m:ctrlPr>
            </m:sSubPr>
            <m:e>
              <m:r>
                <w:rPr>
                  <w:rFonts w:ascii="Cambria Math" w:eastAsiaTheme="majorEastAsia" w:hAnsi="Cambria Math" w:cstheme="majorBidi"/>
                  <w:color w:val="000000" w:themeColor="text1"/>
                  <w:szCs w:val="32"/>
                </w:rPr>
                <m:t>Q</m:t>
              </m:r>
            </m:e>
            <m:sub>
              <m:r>
                <w:rPr>
                  <w:rFonts w:ascii="Cambria Math" w:eastAsiaTheme="majorEastAsia" w:hAnsi="Cambria Math" w:cstheme="majorBidi"/>
                  <w:color w:val="000000" w:themeColor="text1"/>
                  <w:szCs w:val="32"/>
                </w:rPr>
                <m:t>diff,n</m:t>
              </m:r>
            </m:sub>
          </m:sSub>
          <m:r>
            <w:rPr>
              <w:rFonts w:ascii="Cambria Math" w:eastAsiaTheme="majorEastAsia" w:hAnsi="Cambria Math" w:cstheme="majorBidi"/>
              <w:color w:val="000000" w:themeColor="text1"/>
              <w:szCs w:val="32"/>
            </w:rPr>
            <m:t>=</m:t>
          </m:r>
          <m:sSub>
            <m:sSubPr>
              <m:ctrlPr>
                <w:rPr>
                  <w:rFonts w:ascii="Cambria Math" w:eastAsiaTheme="majorEastAsia" w:hAnsi="Cambria Math" w:cstheme="majorBidi"/>
                  <w:i/>
                  <w:color w:val="000000" w:themeColor="text1"/>
                  <w:szCs w:val="32"/>
                </w:rPr>
              </m:ctrlPr>
            </m:sSubPr>
            <m:e>
              <m:r>
                <w:rPr>
                  <w:rFonts w:ascii="Cambria Math" w:eastAsiaTheme="majorEastAsia" w:hAnsi="Cambria Math" w:cstheme="majorBidi"/>
                  <w:color w:val="000000" w:themeColor="text1"/>
                  <w:szCs w:val="32"/>
                </w:rPr>
                <m:t>Q</m:t>
              </m:r>
            </m:e>
            <m:sub>
              <m:r>
                <w:rPr>
                  <w:rFonts w:ascii="Cambria Math" w:eastAsiaTheme="majorEastAsia" w:hAnsi="Cambria Math" w:cstheme="majorBidi"/>
                  <w:color w:val="000000" w:themeColor="text1"/>
                  <w:szCs w:val="32"/>
                </w:rPr>
                <m:t>max,n</m:t>
              </m:r>
            </m:sub>
          </m:sSub>
          <m:r>
            <w:rPr>
              <w:rFonts w:ascii="Cambria Math" w:eastAsiaTheme="majorEastAsia" w:hAnsi="Cambria Math" w:cstheme="majorBidi"/>
              <w:color w:val="000000" w:themeColor="text1"/>
              <w:szCs w:val="32"/>
            </w:rPr>
            <m:t>-</m:t>
          </m:r>
          <m:sSub>
            <m:sSubPr>
              <m:ctrlPr>
                <w:rPr>
                  <w:rFonts w:ascii="Cambria Math" w:eastAsiaTheme="majorEastAsia" w:hAnsi="Cambria Math" w:cstheme="majorBidi"/>
                  <w:i/>
                  <w:color w:val="000000" w:themeColor="text1"/>
                  <w:szCs w:val="32"/>
                </w:rPr>
              </m:ctrlPr>
            </m:sSubPr>
            <m:e>
              <m:r>
                <w:rPr>
                  <w:rFonts w:ascii="Cambria Math" w:eastAsiaTheme="majorEastAsia" w:hAnsi="Cambria Math" w:cstheme="majorBidi"/>
                  <w:color w:val="000000" w:themeColor="text1"/>
                  <w:szCs w:val="32"/>
                </w:rPr>
                <m:t>Q</m:t>
              </m:r>
            </m:e>
            <m:sub>
              <m:r>
                <w:rPr>
                  <w:rFonts w:ascii="Cambria Math" w:eastAsiaTheme="majorEastAsia" w:hAnsi="Cambria Math" w:cstheme="majorBidi"/>
                  <w:color w:val="000000" w:themeColor="text1"/>
                  <w:szCs w:val="32"/>
                </w:rPr>
                <m:t>min,n</m:t>
              </m:r>
            </m:sub>
          </m:sSub>
        </m:oMath>
      </m:oMathPara>
    </w:p>
    <w:p w14:paraId="7CE7960A" w14:textId="0BE1C160" w:rsidR="002B09C8" w:rsidRDefault="00C866B2" w:rsidP="006740AE">
      <w:pPr>
        <w:pStyle w:val="ListParagraph"/>
        <w:rPr>
          <w:rFonts w:eastAsiaTheme="majorEastAsia" w:cstheme="majorBidi"/>
          <w:color w:val="000000" w:themeColor="text1"/>
          <w:szCs w:val="32"/>
        </w:rPr>
      </w:pPr>
      <w:r>
        <w:rPr>
          <w:rFonts w:eastAsiaTheme="majorEastAsia" w:cstheme="majorBidi"/>
          <w:color w:val="000000" w:themeColor="text1"/>
          <w:szCs w:val="32"/>
        </w:rPr>
        <w:t>This parameter indicates the magnitude of a peaking event n.</w:t>
      </w:r>
    </w:p>
    <w:p w14:paraId="0355F22F" w14:textId="77777777" w:rsidR="00C866B2" w:rsidRPr="006740AE" w:rsidRDefault="00C866B2" w:rsidP="006740AE">
      <w:pPr>
        <w:pStyle w:val="ListParagraph"/>
        <w:rPr>
          <w:rFonts w:eastAsiaTheme="majorEastAsia" w:cstheme="majorBidi"/>
          <w:color w:val="000000" w:themeColor="text1"/>
          <w:szCs w:val="32"/>
        </w:rPr>
      </w:pPr>
    </w:p>
    <w:p w14:paraId="1CDAB5EF" w14:textId="0FC29F7B" w:rsidR="006904F5" w:rsidRDefault="008D5A81" w:rsidP="006904F5">
      <w:pPr>
        <w:pStyle w:val="ListParagraph"/>
        <w:numPr>
          <w:ilvl w:val="0"/>
          <w:numId w:val="2"/>
        </w:numPr>
        <w:rPr>
          <w:rFonts w:eastAsiaTheme="majorEastAsia" w:cstheme="majorBidi"/>
          <w:szCs w:val="32"/>
        </w:rPr>
      </w:pPr>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n</m:t>
                </m:r>
              </m:sub>
            </m:sSub>
          </m:sub>
        </m:sSub>
      </m:oMath>
      <w:r w:rsidR="006740AE">
        <w:rPr>
          <w:rFonts w:eastAsiaTheme="majorEastAsia" w:cstheme="majorBidi"/>
          <w:szCs w:val="32"/>
        </w:rPr>
        <w:t xml:space="preserve">: </w:t>
      </w:r>
      <w:r w:rsidR="000217A7">
        <w:rPr>
          <w:rFonts w:eastAsiaTheme="majorEastAsia" w:cstheme="majorBidi"/>
          <w:szCs w:val="32"/>
        </w:rPr>
        <w:t xml:space="preserve">The hydropeaking pair numbers in </w:t>
      </w:r>
      <w:r w:rsidR="00E51AFF">
        <w:rPr>
          <w:rFonts w:eastAsiaTheme="majorEastAsia" w:cstheme="majorBidi"/>
          <w:szCs w:val="32"/>
        </w:rPr>
        <w:t>the nth day</w:t>
      </w:r>
      <w:r w:rsidR="00C76877">
        <w:rPr>
          <w:rFonts w:eastAsiaTheme="majorEastAsia" w:cstheme="majorBidi"/>
          <w:szCs w:val="32"/>
        </w:rPr>
        <w:t xml:space="preserve"> is given by</w:t>
      </w:r>
    </w:p>
    <w:p w14:paraId="35CA8E89" w14:textId="25A80F39" w:rsidR="00C76877" w:rsidRPr="00C76877" w:rsidRDefault="008D5A81" w:rsidP="00C76877">
      <w:pPr>
        <w:pStyle w:val="ListParagraph"/>
        <w:rPr>
          <w:rFonts w:eastAsiaTheme="majorEastAsia" w:cstheme="majorBidi"/>
          <w:szCs w:val="32"/>
        </w:rPr>
      </w:pPr>
      <m:oMathPara>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n</m:t>
                  </m:r>
                </m:sub>
              </m:sSub>
            </m:sub>
          </m:sSub>
          <m:r>
            <w:rPr>
              <w:rFonts w:ascii="Cambria Math" w:eastAsiaTheme="majorEastAsia" w:hAnsi="Cambria Math" w:cstheme="majorBidi"/>
              <w:szCs w:val="32"/>
            </w:rPr>
            <m:t xml:space="preserve">= </m:t>
          </m:r>
          <m:f>
            <m:fPr>
              <m:ctrlPr>
                <w:rPr>
                  <w:rFonts w:ascii="Cambria Math" w:eastAsiaTheme="majorEastAsia" w:hAnsi="Cambria Math" w:cstheme="majorBidi"/>
                  <w:i/>
                  <w:szCs w:val="32"/>
                </w:rPr>
              </m:ctrlPr>
            </m:fPr>
            <m:num>
              <m:r>
                <m:rPr>
                  <m:sty m:val="p"/>
                </m:rPr>
                <w:rPr>
                  <w:rFonts w:ascii="Cambria Math" w:eastAsiaTheme="majorEastAsia" w:hAnsi="Cambria Math" w:cstheme="majorBidi"/>
                  <w:szCs w:val="32"/>
                </w:rPr>
                <m:t>Δ</m:t>
              </m:r>
              <m:r>
                <w:rPr>
                  <w:rFonts w:ascii="Cambria Math" w:eastAsiaTheme="majorEastAsia" w:hAnsi="Cambria Math" w:cstheme="majorBidi"/>
                  <w:szCs w:val="32"/>
                </w:rPr>
                <m:t>N</m:t>
              </m:r>
            </m:num>
            <m:den>
              <m:r>
                <m:rPr>
                  <m:sty m:val="p"/>
                </m:rPr>
                <w:rPr>
                  <w:rFonts w:ascii="Cambria Math" w:eastAsiaTheme="majorEastAsia" w:hAnsi="Cambria Math" w:cstheme="majorBidi"/>
                  <w:szCs w:val="32"/>
                </w:rPr>
                <m:t>Δ</m:t>
              </m:r>
              <m:r>
                <w:rPr>
                  <w:rFonts w:ascii="Cambria Math" w:eastAsiaTheme="majorEastAsia" w:hAnsi="Cambria Math" w:cstheme="majorBidi"/>
                  <w:szCs w:val="32"/>
                </w:rPr>
                <m:t>t</m:t>
              </m:r>
            </m:den>
          </m:f>
          <m:r>
            <w:rPr>
              <w:rFonts w:ascii="Cambria Math" w:eastAsiaTheme="majorEastAsia" w:hAnsi="Cambria Math" w:cstheme="majorBidi"/>
              <w:szCs w:val="32"/>
            </w:rPr>
            <m:t xml:space="preserve">= </m:t>
          </m:r>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r>
                <w:rPr>
                  <w:rFonts w:ascii="Cambria Math" w:eastAsiaTheme="majorEastAsia" w:hAnsi="Cambria Math" w:cstheme="majorBidi"/>
                  <w:szCs w:val="32"/>
                </w:rPr>
                <m:t>p,t</m:t>
              </m:r>
            </m:sub>
          </m:sSub>
          <m:r>
            <w:rPr>
              <w:rFonts w:ascii="Cambria Math" w:eastAsiaTheme="majorEastAsia" w:hAnsi="Cambria Math" w:cstheme="majorBidi"/>
              <w:szCs w:val="32"/>
            </w:rPr>
            <m:t>-</m:t>
          </m:r>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 xml:space="preserve"> N</m:t>
              </m:r>
            </m:e>
            <m:sub>
              <m:r>
                <w:rPr>
                  <w:rFonts w:ascii="Cambria Math" w:eastAsiaTheme="majorEastAsia" w:hAnsi="Cambria Math" w:cstheme="majorBidi"/>
                  <w:szCs w:val="32"/>
                </w:rPr>
                <m:t>p,t-</m:t>
              </m:r>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r>
                    <w:rPr>
                      <w:rFonts w:ascii="Cambria Math" w:eastAsiaTheme="majorEastAsia" w:hAnsi="Cambria Math" w:cstheme="majorBidi"/>
                      <w:szCs w:val="32"/>
                    </w:rPr>
                    <m:t>res</m:t>
                  </m:r>
                </m:sub>
              </m:sSub>
            </m:sub>
          </m:sSub>
        </m:oMath>
      </m:oMathPara>
    </w:p>
    <w:p w14:paraId="07B154F8" w14:textId="057FF9CD" w:rsidR="00C76877" w:rsidRDefault="00C76877" w:rsidP="00C76877">
      <w:pPr>
        <w:pStyle w:val="ListParagraph"/>
        <w:rPr>
          <w:rFonts w:eastAsiaTheme="majorEastAsia" w:cstheme="majorBidi"/>
          <w:szCs w:val="32"/>
        </w:rPr>
      </w:pPr>
      <w:r w:rsidRPr="00C76877">
        <w:rPr>
          <w:rFonts w:eastAsiaTheme="majorEastAsia" w:cstheme="majorBidi"/>
          <w:szCs w:val="32"/>
        </w:rPr>
        <w:t>where</w:t>
      </w:r>
      <w:r>
        <w:rPr>
          <w:rFonts w:eastAsiaTheme="majorEastAsia" w:cstheme="majorBidi"/>
          <w:szCs w:val="32"/>
        </w:rPr>
        <w:t xml:space="preserve"> </w:t>
      </w:r>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r>
              <w:rPr>
                <w:rFonts w:ascii="Cambria Math" w:eastAsiaTheme="majorEastAsia" w:hAnsi="Cambria Math" w:cstheme="majorBidi"/>
                <w:szCs w:val="32"/>
              </w:rPr>
              <m:t>p, t</m:t>
            </m:r>
          </m:sub>
        </m:sSub>
      </m:oMath>
      <w:r w:rsidR="002B09C8">
        <w:rPr>
          <w:rFonts w:eastAsiaTheme="majorEastAsia" w:cstheme="majorBidi"/>
          <w:szCs w:val="32"/>
        </w:rPr>
        <w:t xml:space="preserve"> represents the</w:t>
      </w:r>
      <w:r w:rsidR="00475558">
        <w:rPr>
          <w:rFonts w:eastAsiaTheme="majorEastAsia" w:cstheme="majorBidi"/>
          <w:szCs w:val="32"/>
        </w:rPr>
        <w:t xml:space="preserve"> </w:t>
      </w:r>
      <w:r w:rsidR="00AF75B8">
        <w:rPr>
          <w:rFonts w:eastAsiaTheme="majorEastAsia" w:cstheme="majorBidi"/>
          <w:szCs w:val="32"/>
        </w:rPr>
        <w:t xml:space="preserve">cumulative </w:t>
      </w:r>
      <w:r w:rsidR="002B09C8">
        <w:rPr>
          <w:rFonts w:eastAsiaTheme="majorEastAsia" w:cstheme="majorBidi"/>
          <w:szCs w:val="32"/>
        </w:rPr>
        <w:t>peak numbers at time t</w:t>
      </w:r>
      <w:r w:rsidR="00AF75B8">
        <w:rPr>
          <w:rFonts w:eastAsiaTheme="majorEastAsia" w:cstheme="majorBidi"/>
          <w:szCs w:val="32"/>
        </w:rPr>
        <w:t xml:space="preserve"> and</w:t>
      </w:r>
      <w:r w:rsidR="002B09C8">
        <w:rPr>
          <w:rFonts w:eastAsiaTheme="majorEastAsia" w:cstheme="majorBidi"/>
          <w:szCs w:val="32"/>
        </w:rPr>
        <w:t xml:space="preserve"> </w:t>
      </w:r>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r>
              <w:rPr>
                <w:rFonts w:ascii="Cambria Math" w:eastAsiaTheme="majorEastAsia" w:hAnsi="Cambria Math" w:cstheme="majorBidi"/>
                <w:szCs w:val="32"/>
              </w:rPr>
              <m:t>res</m:t>
            </m:r>
          </m:sub>
        </m:sSub>
      </m:oMath>
      <w:r w:rsidR="002B09C8">
        <w:rPr>
          <w:rFonts w:eastAsiaTheme="majorEastAsia" w:cstheme="majorBidi"/>
          <w:szCs w:val="32"/>
        </w:rPr>
        <w:t xml:space="preserve"> represents the number of </w:t>
      </w:r>
      <w:r w:rsidR="00AF75B8">
        <w:rPr>
          <w:rFonts w:eastAsiaTheme="majorEastAsia" w:cstheme="majorBidi"/>
          <w:szCs w:val="32"/>
        </w:rPr>
        <w:t>time interval in a single day based on the choosing time resolution. For example, for time resolution of 15 mins, we have 96 number of time interval in a single day.</w:t>
      </w:r>
    </w:p>
    <w:p w14:paraId="4536F5C5" w14:textId="77777777" w:rsidR="00C866B2" w:rsidRPr="00C76877" w:rsidRDefault="00C866B2" w:rsidP="00C76877">
      <w:pPr>
        <w:pStyle w:val="ListParagraph"/>
        <w:rPr>
          <w:rFonts w:eastAsiaTheme="majorEastAsia" w:cstheme="majorBidi"/>
          <w:szCs w:val="32"/>
        </w:rPr>
      </w:pPr>
    </w:p>
    <w:p w14:paraId="199ED8A3" w14:textId="0C59946D" w:rsidR="00AF75B8" w:rsidRPr="00E10A27" w:rsidRDefault="008D5A81" w:rsidP="00C866B2">
      <w:pPr>
        <w:pStyle w:val="ListParagraph"/>
        <w:rPr>
          <w:rFonts w:eastAsiaTheme="majorEastAsia" w:cstheme="majorBidi"/>
          <w:szCs w:val="32"/>
        </w:rPr>
      </w:pPr>
      <m:oMath>
        <m:sSub>
          <m:sSubPr>
            <m:ctrlPr>
              <w:rPr>
                <w:rFonts w:ascii="Cambria Math" w:eastAsiaTheme="majorEastAsia" w:hAnsi="Cambria Math" w:cstheme="majorBidi"/>
                <w:szCs w:val="32"/>
              </w:rPr>
            </m:ctrlPr>
          </m:sSubPr>
          <m:e>
            <m:r>
              <m:rPr>
                <m:sty m:val="p"/>
              </m:rPr>
              <w:rPr>
                <w:rFonts w:ascii="Cambria Math" w:eastAsiaTheme="majorEastAsia" w:hAnsi="Cambria Math" w:cstheme="majorBidi"/>
                <w:szCs w:val="32"/>
              </w:rPr>
              <m:t>N</m:t>
            </m:r>
          </m:e>
          <m:sub>
            <m:r>
              <m:rPr>
                <m:sty m:val="p"/>
              </m:rPr>
              <w:rPr>
                <w:rFonts w:ascii="Cambria Math" w:eastAsiaTheme="majorEastAsia" w:hAnsi="Cambria Math" w:cstheme="majorBidi"/>
                <w:szCs w:val="32"/>
              </w:rPr>
              <m:t>d</m:t>
            </m:r>
          </m:sub>
        </m:sSub>
      </m:oMath>
      <w:r w:rsidR="00AF75B8" w:rsidRPr="00E10A27">
        <w:rPr>
          <w:rFonts w:eastAsiaTheme="majorEastAsia" w:cstheme="majorBidi"/>
          <w:szCs w:val="32"/>
        </w:rPr>
        <w:t>: The average hydropeaking pair numbers in daily basis is:</w:t>
      </w:r>
    </w:p>
    <w:p w14:paraId="79D20D8E" w14:textId="32ADE952" w:rsidR="001B2A61" w:rsidRDefault="008D5A81" w:rsidP="00C76877">
      <w:pPr>
        <w:pStyle w:val="ListParagraph"/>
        <w:rPr>
          <w:rFonts w:eastAsiaTheme="majorEastAsia" w:cstheme="majorBidi"/>
          <w:szCs w:val="32"/>
        </w:rPr>
      </w:pPr>
      <m:oMathPara>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r>
                <w:rPr>
                  <w:rFonts w:ascii="Cambria Math" w:eastAsiaTheme="majorEastAsia" w:hAnsi="Cambria Math" w:cstheme="majorBidi"/>
                  <w:szCs w:val="32"/>
                </w:rPr>
                <m:t>d</m:t>
              </m:r>
            </m:sub>
          </m:sSub>
          <m:r>
            <w:rPr>
              <w:rFonts w:ascii="Cambria Math" w:eastAsiaTheme="majorEastAsia" w:hAnsi="Cambria Math" w:cstheme="majorBidi"/>
              <w:szCs w:val="32"/>
            </w:rPr>
            <m:t xml:space="preserve">= </m:t>
          </m:r>
          <m:acc>
            <m:accPr>
              <m:chr m:val="̅"/>
              <m:ctrlPr>
                <w:rPr>
                  <w:rFonts w:ascii="Cambria Math" w:eastAsiaTheme="majorEastAsia" w:hAnsi="Cambria Math" w:cstheme="majorBidi"/>
                  <w:i/>
                  <w:szCs w:val="32"/>
                </w:rPr>
              </m:ctrlPr>
            </m:accPr>
            <m:e>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n</m:t>
                      </m:r>
                    </m:sub>
                  </m:sSub>
                </m:sub>
              </m:sSub>
            </m:e>
          </m:acc>
          <m:r>
            <w:rPr>
              <w:rFonts w:ascii="Cambria Math" w:eastAsiaTheme="majorEastAsia" w:hAnsi="Cambria Math" w:cstheme="majorBidi"/>
              <w:szCs w:val="32"/>
            </w:rPr>
            <m:t>=</m:t>
          </m:r>
          <m:f>
            <m:fPr>
              <m:ctrlPr>
                <w:rPr>
                  <w:rFonts w:ascii="Cambria Math" w:eastAsiaTheme="majorEastAsia" w:hAnsi="Cambria Math" w:cstheme="majorBidi"/>
                  <w:i/>
                  <w:szCs w:val="32"/>
                </w:rPr>
              </m:ctrlPr>
            </m:fPr>
            <m:num>
              <m:r>
                <w:rPr>
                  <w:rFonts w:ascii="Cambria Math" w:eastAsiaTheme="majorEastAsia" w:hAnsi="Cambria Math" w:cstheme="majorBidi"/>
                  <w:szCs w:val="32"/>
                </w:rPr>
                <m:t>1</m:t>
              </m:r>
            </m:num>
            <m:den>
              <m:r>
                <w:rPr>
                  <w:rFonts w:ascii="Cambria Math" w:eastAsiaTheme="majorEastAsia" w:hAnsi="Cambria Math" w:cstheme="majorBidi"/>
                  <w:szCs w:val="32"/>
                </w:rPr>
                <m:t>n</m:t>
              </m:r>
            </m:den>
          </m:f>
          <m:r>
            <w:rPr>
              <w:rFonts w:ascii="Cambria Math" w:eastAsiaTheme="majorEastAsia" w:hAnsi="Cambria Math" w:cstheme="majorBidi"/>
              <w:szCs w:val="32"/>
            </w:rPr>
            <m:t xml:space="preserve"> </m:t>
          </m:r>
          <m:nary>
            <m:naryPr>
              <m:chr m:val="∑"/>
              <m:limLoc m:val="undOvr"/>
              <m:supHide m:val="1"/>
              <m:ctrlPr>
                <w:rPr>
                  <w:rFonts w:ascii="Cambria Math" w:eastAsiaTheme="majorEastAsia" w:hAnsi="Cambria Math" w:cstheme="majorBidi"/>
                  <w:i/>
                  <w:szCs w:val="32"/>
                </w:rPr>
              </m:ctrlPr>
            </m:naryPr>
            <m:sub>
              <m:r>
                <w:rPr>
                  <w:rFonts w:ascii="Cambria Math" w:eastAsiaTheme="majorEastAsia" w:hAnsi="Cambria Math" w:cstheme="majorBidi"/>
                  <w:szCs w:val="32"/>
                </w:rPr>
                <m:t>n</m:t>
              </m:r>
            </m:sub>
            <m:sup/>
            <m:e>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N</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n</m:t>
                      </m:r>
                    </m:sub>
                  </m:sSub>
                </m:sub>
              </m:sSub>
            </m:e>
          </m:nary>
        </m:oMath>
      </m:oMathPara>
    </w:p>
    <w:p w14:paraId="687F7096" w14:textId="38750016" w:rsidR="00C866B2" w:rsidRDefault="00C866B2" w:rsidP="00C866B2">
      <w:pPr>
        <w:pStyle w:val="ListParagraph"/>
        <w:rPr>
          <w:rFonts w:eastAsiaTheme="majorEastAsia" w:cstheme="majorBidi"/>
          <w:szCs w:val="32"/>
        </w:rPr>
      </w:pPr>
      <w:r>
        <w:rPr>
          <w:rFonts w:eastAsiaTheme="majorEastAsia" w:cstheme="majorBidi"/>
          <w:szCs w:val="32"/>
        </w:rPr>
        <w:t>These two parameters indicate the frequency of the occurring peaking during one day.</w:t>
      </w:r>
    </w:p>
    <w:p w14:paraId="747A213A" w14:textId="77777777" w:rsidR="00AF75B8" w:rsidRPr="00AF75B8" w:rsidRDefault="00AF75B8" w:rsidP="00C76877">
      <w:pPr>
        <w:pStyle w:val="ListParagraph"/>
        <w:rPr>
          <w:rFonts w:eastAsiaTheme="majorEastAsia" w:cstheme="majorBidi"/>
          <w:szCs w:val="32"/>
        </w:rPr>
      </w:pPr>
    </w:p>
    <w:p w14:paraId="007BDF4D" w14:textId="77777777" w:rsidR="00B22A8A" w:rsidRDefault="00B22A8A" w:rsidP="00B22A8A">
      <w:pPr>
        <w:pStyle w:val="ListParagraph"/>
        <w:numPr>
          <w:ilvl w:val="0"/>
          <w:numId w:val="2"/>
        </w:numPr>
      </w:pPr>
      <w:r w:rsidRPr="00902714">
        <w:t>Peak durations</w:t>
      </w:r>
      <w:r>
        <w:t xml:space="preserve"> are identified as the temporal distance from the starting point a rising limb to the start of decrease/drop in water level, during which the flow release is supposed to be continually discharged. </w:t>
      </w:r>
    </w:p>
    <w:p w14:paraId="3D668C83" w14:textId="0AF1FCCC" w:rsidR="000217A7" w:rsidRPr="00B22A8A" w:rsidRDefault="008D5A81" w:rsidP="00B22A8A">
      <w:pPr>
        <w:pStyle w:val="ListParagraph"/>
      </w:pPr>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p</m:t>
            </m:r>
          </m:sub>
        </m:sSub>
      </m:oMath>
      <w:r w:rsidR="00E10A27" w:rsidRPr="00B22A8A">
        <w:rPr>
          <w:rFonts w:eastAsiaTheme="majorEastAsia" w:cstheme="majorBidi"/>
          <w:szCs w:val="32"/>
        </w:rPr>
        <w:t xml:space="preserve">: </w:t>
      </w:r>
      <w:r w:rsidR="000217A7" w:rsidRPr="00B22A8A">
        <w:rPr>
          <w:rFonts w:eastAsiaTheme="majorEastAsia" w:cstheme="majorBidi"/>
          <w:szCs w:val="32"/>
        </w:rPr>
        <w:t>The average peak duration in daily time scale</w:t>
      </w:r>
      <w:r w:rsidR="006740AE" w:rsidRPr="00B22A8A">
        <w:rPr>
          <w:rFonts w:eastAsiaTheme="majorEastAsia" w:cstheme="majorBidi"/>
          <w:szCs w:val="32"/>
        </w:rPr>
        <w:t>:</w:t>
      </w:r>
    </w:p>
    <w:p w14:paraId="7718B6D9" w14:textId="058BC45A" w:rsidR="00E10A27" w:rsidRPr="00BF1AE9" w:rsidRDefault="008D5A81" w:rsidP="00E10A27">
      <w:pPr>
        <w:pStyle w:val="ListParagraph"/>
        <w:rPr>
          <w:rFonts w:eastAsiaTheme="majorEastAsia" w:cstheme="majorBidi"/>
          <w:szCs w:val="32"/>
        </w:rPr>
      </w:pPr>
      <m:oMathPara>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p</m:t>
              </m:r>
            </m:sub>
          </m:sSub>
          <m:r>
            <w:rPr>
              <w:rFonts w:ascii="Cambria Math" w:eastAsiaTheme="majorEastAsia" w:hAnsi="Cambria Math" w:cstheme="majorBidi"/>
              <w:szCs w:val="32"/>
            </w:rPr>
            <m:t xml:space="preserve">= </m:t>
          </m:r>
          <m:f>
            <m:fPr>
              <m:ctrlPr>
                <w:rPr>
                  <w:rFonts w:ascii="Cambria Math" w:eastAsiaTheme="majorEastAsia" w:hAnsi="Cambria Math" w:cstheme="majorBidi"/>
                  <w:i/>
                  <w:szCs w:val="32"/>
                </w:rPr>
              </m:ctrlPr>
            </m:fPr>
            <m:num>
              <m:r>
                <m:rPr>
                  <m:sty m:val="p"/>
                </m:rPr>
                <w:rPr>
                  <w:rFonts w:ascii="Cambria Math" w:eastAsiaTheme="majorEastAsia" w:hAnsi="Cambria Math" w:cstheme="majorBidi"/>
                  <w:szCs w:val="32"/>
                </w:rPr>
                <m:t>1</m:t>
              </m:r>
            </m:num>
            <m:den>
              <m:r>
                <m:rPr>
                  <m:sty m:val="p"/>
                </m:rPr>
                <w:rPr>
                  <w:rFonts w:ascii="Cambria Math" w:eastAsiaTheme="majorEastAsia" w:hAnsi="Cambria Math" w:cstheme="majorBidi"/>
                  <w:szCs w:val="32"/>
                </w:rPr>
                <m:t>n</m:t>
              </m:r>
            </m:den>
          </m:f>
          <m:r>
            <w:rPr>
              <w:rFonts w:ascii="Cambria Math" w:eastAsiaTheme="majorEastAsia" w:hAnsi="Cambria Math" w:cstheme="majorBidi"/>
              <w:szCs w:val="32"/>
            </w:rPr>
            <m:t xml:space="preserve"> </m:t>
          </m:r>
          <m:nary>
            <m:naryPr>
              <m:chr m:val="∑"/>
              <m:limLoc m:val="undOvr"/>
              <m:supHide m:val="1"/>
              <m:ctrlPr>
                <w:rPr>
                  <w:rFonts w:ascii="Cambria Math" w:eastAsiaTheme="majorEastAsia" w:hAnsi="Cambria Math" w:cstheme="majorBidi"/>
                  <w:i/>
                  <w:szCs w:val="32"/>
                </w:rPr>
              </m:ctrlPr>
            </m:naryPr>
            <m:sub>
              <m:r>
                <w:rPr>
                  <w:rFonts w:ascii="Cambria Math" w:eastAsiaTheme="majorEastAsia" w:hAnsi="Cambria Math" w:cstheme="majorBidi"/>
                  <w:szCs w:val="32"/>
                </w:rPr>
                <m:t xml:space="preserve"> n</m:t>
              </m:r>
            </m:sub>
            <m:sup/>
            <m:e>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p</m:t>
                      </m:r>
                    </m:e>
                    <m:sub>
                      <m:r>
                        <w:rPr>
                          <w:rFonts w:ascii="Cambria Math" w:eastAsiaTheme="majorEastAsia" w:hAnsi="Cambria Math" w:cstheme="majorBidi"/>
                          <w:szCs w:val="32"/>
                        </w:rPr>
                        <m:t>n</m:t>
                      </m:r>
                    </m:sub>
                  </m:sSub>
                </m:sub>
              </m:sSub>
            </m:e>
          </m:nary>
        </m:oMath>
      </m:oMathPara>
    </w:p>
    <w:p w14:paraId="5DF862BF" w14:textId="7CCC3DB3" w:rsidR="00BF1AE9" w:rsidRPr="00BF1AE9" w:rsidRDefault="00BF1AE9" w:rsidP="00E10A27">
      <w:pPr>
        <w:pStyle w:val="ListParagraph"/>
        <w:rPr>
          <w:rFonts w:eastAsiaTheme="majorEastAsia" w:cstheme="majorBidi"/>
          <w:szCs w:val="32"/>
        </w:rPr>
      </w:pPr>
      <w:r>
        <w:rPr>
          <w:rFonts w:eastAsiaTheme="majorEastAsia" w:cstheme="majorBidi"/>
          <w:szCs w:val="32"/>
        </w:rPr>
        <w:t xml:space="preserve">where </w:t>
      </w:r>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p</m:t>
                </m:r>
              </m:e>
              <m:sub>
                <m:r>
                  <w:rPr>
                    <w:rFonts w:ascii="Cambria Math" w:eastAsiaTheme="majorEastAsia" w:hAnsi="Cambria Math" w:cstheme="majorBidi"/>
                    <w:szCs w:val="32"/>
                  </w:rPr>
                  <m:t>n</m:t>
                </m:r>
              </m:sub>
            </m:sSub>
          </m:sub>
        </m:sSub>
      </m:oMath>
      <w:r>
        <w:rPr>
          <w:rFonts w:eastAsiaTheme="majorEastAsia" w:cstheme="majorBidi"/>
          <w:szCs w:val="32"/>
        </w:rPr>
        <w:t xml:space="preserve"> represents the peak duration in the nth hydropeaking pairs</w:t>
      </w:r>
      <w:r w:rsidR="002A22F2">
        <w:rPr>
          <w:rFonts w:eastAsiaTheme="majorEastAsia" w:cstheme="majorBidi"/>
          <w:szCs w:val="32"/>
        </w:rPr>
        <w:t xml:space="preserve">. </w:t>
      </w:r>
    </w:p>
    <w:p w14:paraId="1CF1201E" w14:textId="6AAE1B0B" w:rsidR="00BF1AE9" w:rsidRPr="00BF1AE9" w:rsidRDefault="00C866B2" w:rsidP="00E10A27">
      <w:pPr>
        <w:pStyle w:val="ListParagraph"/>
        <w:rPr>
          <w:rFonts w:eastAsiaTheme="majorEastAsia" w:cstheme="majorBidi"/>
          <w:szCs w:val="32"/>
        </w:rPr>
      </w:pPr>
      <w:r>
        <w:rPr>
          <w:rFonts w:eastAsiaTheme="majorEastAsia" w:cstheme="majorBidi"/>
          <w:szCs w:val="32"/>
        </w:rPr>
        <w:t>It describes the average peak duration for the peak appearing in one day.</w:t>
      </w:r>
    </w:p>
    <w:p w14:paraId="4B500D2C" w14:textId="1B7C43BD" w:rsidR="000217A7" w:rsidRDefault="008D5A81" w:rsidP="000217A7">
      <w:pPr>
        <w:pStyle w:val="ListParagraph"/>
        <w:numPr>
          <w:ilvl w:val="0"/>
          <w:numId w:val="2"/>
        </w:numPr>
        <w:rPr>
          <w:rFonts w:eastAsiaTheme="majorEastAsia" w:cstheme="majorBidi"/>
          <w:szCs w:val="32"/>
        </w:rPr>
      </w:pPr>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S</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n</m:t>
                </m:r>
              </m:sub>
            </m:sSub>
            <m:r>
              <w:rPr>
                <w:rFonts w:ascii="Cambria Math" w:eastAsiaTheme="majorEastAsia" w:hAnsi="Cambria Math" w:cstheme="majorBidi"/>
                <w:szCs w:val="32"/>
              </w:rPr>
              <m:t>,inc</m:t>
            </m:r>
          </m:sub>
        </m:sSub>
        <m:r>
          <w:rPr>
            <w:rFonts w:ascii="Cambria Math" w:eastAsiaTheme="majorEastAsia" w:hAnsi="Cambria Math" w:cstheme="majorBidi"/>
            <w:szCs w:val="32"/>
          </w:rPr>
          <m:t xml:space="preserve"> , </m:t>
        </m:r>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S</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n</m:t>
                </m:r>
              </m:sub>
            </m:sSub>
            <m:r>
              <w:rPr>
                <w:rFonts w:ascii="Cambria Math" w:eastAsiaTheme="majorEastAsia" w:hAnsi="Cambria Math" w:cstheme="majorBidi"/>
                <w:szCs w:val="32"/>
              </w:rPr>
              <m:t>,dec</m:t>
            </m:r>
          </m:sub>
        </m:sSub>
      </m:oMath>
      <w:r w:rsidR="00402504">
        <w:rPr>
          <w:rFonts w:eastAsiaTheme="majorEastAsia" w:cstheme="majorBidi"/>
          <w:szCs w:val="32"/>
        </w:rPr>
        <w:t xml:space="preserve">: </w:t>
      </w:r>
      <w:r w:rsidR="000217A7">
        <w:rPr>
          <w:rFonts w:eastAsiaTheme="majorEastAsia" w:cstheme="majorBidi"/>
          <w:szCs w:val="32"/>
        </w:rPr>
        <w:t>The average</w:t>
      </w:r>
      <w:r w:rsidR="00821537">
        <w:rPr>
          <w:rFonts w:eastAsiaTheme="majorEastAsia" w:cstheme="majorBidi"/>
          <w:szCs w:val="32"/>
        </w:rPr>
        <w:t xml:space="preserve"> slope</w:t>
      </w:r>
      <w:r w:rsidR="000217A7">
        <w:rPr>
          <w:rFonts w:eastAsiaTheme="majorEastAsia" w:cstheme="majorBidi"/>
          <w:szCs w:val="32"/>
        </w:rPr>
        <w:t xml:space="preserve"> </w:t>
      </w:r>
      <w:ins w:id="97" w:author="Meili Feng" w:date="2021-05-25T13:57:00Z">
        <w:r w:rsidR="004D2F39">
          <w:rPr>
            <w:rFonts w:eastAsiaTheme="majorEastAsia" w:cstheme="majorBidi"/>
            <w:szCs w:val="32"/>
          </w:rPr>
          <w:t>rising/damping</w:t>
        </w:r>
      </w:ins>
      <w:r w:rsidR="000217A7">
        <w:rPr>
          <w:rFonts w:eastAsiaTheme="majorEastAsia" w:cstheme="majorBidi"/>
          <w:szCs w:val="32"/>
        </w:rPr>
        <w:t xml:space="preserve"> </w:t>
      </w:r>
      <w:r w:rsidR="00821537">
        <w:rPr>
          <w:rFonts w:eastAsiaTheme="majorEastAsia" w:cstheme="majorBidi"/>
          <w:szCs w:val="32"/>
        </w:rPr>
        <w:t>rate</w:t>
      </w:r>
      <w:r w:rsidR="000217A7">
        <w:rPr>
          <w:rFonts w:eastAsiaTheme="majorEastAsia" w:cstheme="majorBidi"/>
          <w:szCs w:val="32"/>
        </w:rPr>
        <w:t xml:space="preserve"> for hydropeaking pairs in daily time scale</w:t>
      </w:r>
      <w:r w:rsidR="00402504">
        <w:rPr>
          <w:rFonts w:eastAsiaTheme="majorEastAsia" w:cstheme="majorBidi"/>
          <w:szCs w:val="32"/>
        </w:rPr>
        <w:t xml:space="preserve"> is calculated by:</w:t>
      </w:r>
    </w:p>
    <w:p w14:paraId="41A2F728" w14:textId="2F3E467E" w:rsidR="00402504" w:rsidRPr="006E7DF0" w:rsidRDefault="008D5A81" w:rsidP="00402504">
      <w:pPr>
        <w:pStyle w:val="ListParagraph"/>
        <w:rPr>
          <w:rFonts w:eastAsiaTheme="majorEastAsia" w:cstheme="majorBidi"/>
          <w:szCs w:val="32"/>
        </w:rPr>
      </w:pPr>
      <m:oMathPara>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S</m:t>
              </m:r>
            </m:e>
            <m:sub>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d</m:t>
                  </m:r>
                </m:e>
                <m:sub>
                  <m:r>
                    <w:rPr>
                      <w:rFonts w:ascii="Cambria Math" w:eastAsiaTheme="majorEastAsia" w:hAnsi="Cambria Math" w:cstheme="majorBidi"/>
                      <w:szCs w:val="32"/>
                    </w:rPr>
                    <m:t>n</m:t>
                  </m:r>
                </m:sub>
              </m:sSub>
              <m:r>
                <w:rPr>
                  <w:rFonts w:ascii="Cambria Math" w:eastAsiaTheme="majorEastAsia" w:hAnsi="Cambria Math" w:cstheme="majorBidi"/>
                  <w:szCs w:val="32"/>
                </w:rPr>
                <m:t>,inc/dec</m:t>
              </m:r>
            </m:sub>
          </m:sSub>
          <m:r>
            <w:rPr>
              <w:rFonts w:ascii="Cambria Math" w:eastAsiaTheme="majorEastAsia" w:hAnsi="Cambria Math" w:cstheme="majorBidi"/>
              <w:szCs w:val="32"/>
            </w:rPr>
            <m:t xml:space="preserve">= </m:t>
          </m:r>
          <m:f>
            <m:fPr>
              <m:ctrlPr>
                <w:rPr>
                  <w:rFonts w:ascii="Cambria Math" w:eastAsiaTheme="majorEastAsia" w:hAnsi="Cambria Math" w:cstheme="majorBidi"/>
                  <w:i/>
                  <w:szCs w:val="32"/>
                </w:rPr>
              </m:ctrlPr>
            </m:fPr>
            <m:num>
              <m:r>
                <m:rPr>
                  <m:sty m:val="p"/>
                </m:rPr>
                <w:rPr>
                  <w:rFonts w:ascii="Cambria Math" w:eastAsiaTheme="majorEastAsia" w:hAnsi="Cambria Math" w:cstheme="majorBidi"/>
                  <w:szCs w:val="32"/>
                </w:rPr>
                <m:t>1</m:t>
              </m:r>
            </m:num>
            <m:den>
              <m:r>
                <m:rPr>
                  <m:sty m:val="p"/>
                </m:rPr>
                <w:rPr>
                  <w:rFonts w:ascii="Cambria Math" w:eastAsiaTheme="majorEastAsia" w:hAnsi="Cambria Math" w:cstheme="majorBidi"/>
                  <w:szCs w:val="32"/>
                </w:rPr>
                <m:t>n</m:t>
              </m:r>
            </m:den>
          </m:f>
          <m:r>
            <w:rPr>
              <w:rFonts w:ascii="Cambria Math" w:eastAsiaTheme="majorEastAsia" w:hAnsi="Cambria Math" w:cstheme="majorBidi"/>
              <w:szCs w:val="32"/>
            </w:rPr>
            <m:t xml:space="preserve"> </m:t>
          </m:r>
          <m:nary>
            <m:naryPr>
              <m:chr m:val="∑"/>
              <m:limLoc m:val="undOvr"/>
              <m:supHide m:val="1"/>
              <m:ctrlPr>
                <w:rPr>
                  <w:rFonts w:ascii="Cambria Math" w:eastAsiaTheme="majorEastAsia" w:hAnsi="Cambria Math" w:cstheme="majorBidi"/>
                  <w:i/>
                  <w:szCs w:val="32"/>
                </w:rPr>
              </m:ctrlPr>
            </m:naryPr>
            <m:sub>
              <m:r>
                <w:rPr>
                  <w:rFonts w:ascii="Cambria Math" w:eastAsiaTheme="majorEastAsia" w:hAnsi="Cambria Math" w:cstheme="majorBidi"/>
                  <w:szCs w:val="32"/>
                </w:rPr>
                <m:t xml:space="preserve"> n</m:t>
              </m:r>
            </m:sub>
            <m:sup/>
            <m:e>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S</m:t>
                  </m:r>
                </m:e>
                <m:sub>
                  <m:r>
                    <w:rPr>
                      <w:rFonts w:ascii="Cambria Math" w:eastAsiaTheme="majorEastAsia" w:hAnsi="Cambria Math" w:cstheme="majorBidi"/>
                      <w:szCs w:val="32"/>
                    </w:rPr>
                    <m:t>n,inc/dec</m:t>
                  </m:r>
                </m:sub>
              </m:sSub>
            </m:e>
          </m:nary>
        </m:oMath>
      </m:oMathPara>
    </w:p>
    <w:p w14:paraId="6BB02720" w14:textId="09506152" w:rsidR="006E7DF0" w:rsidRPr="006E7DF0" w:rsidRDefault="008D5A81" w:rsidP="006E7DF0">
      <w:pPr>
        <w:pStyle w:val="ListParagraph"/>
        <w:rPr>
          <w:rFonts w:eastAsiaTheme="majorEastAsia" w:cstheme="majorBidi"/>
          <w:szCs w:val="32"/>
        </w:rPr>
      </w:pPr>
      <m:oMathPara>
        <m:oMath>
          <m:sSub>
            <m:sSubPr>
              <m:ctrlPr>
                <w:rPr>
                  <w:rFonts w:ascii="Cambria Math" w:eastAsiaTheme="majorEastAsia" w:hAnsi="Cambria Math" w:cstheme="majorBidi"/>
                  <w:i/>
                  <w:szCs w:val="32"/>
                </w:rPr>
              </m:ctrlPr>
            </m:sSubPr>
            <m:e>
              <m:r>
                <w:rPr>
                  <w:rFonts w:ascii="Cambria Math" w:eastAsiaTheme="majorEastAsia" w:hAnsi="Cambria Math" w:cstheme="majorBidi"/>
                  <w:szCs w:val="32"/>
                </w:rPr>
                <m:t>S</m:t>
              </m:r>
            </m:e>
            <m:sub>
              <m:r>
                <w:rPr>
                  <w:rFonts w:ascii="Cambria Math" w:eastAsiaTheme="majorEastAsia" w:hAnsi="Cambria Math" w:cstheme="majorBidi"/>
                  <w:szCs w:val="32"/>
                </w:rPr>
                <m:t>n,inc/dec</m:t>
              </m:r>
            </m:sub>
          </m:sSub>
          <m:r>
            <w:rPr>
              <w:rFonts w:ascii="Cambria Math" w:eastAsiaTheme="majorEastAsia" w:hAnsi="Cambria Math" w:cstheme="majorBidi"/>
              <w:szCs w:val="32"/>
            </w:rPr>
            <m:t xml:space="preserve">= </m:t>
          </m:r>
          <m:f>
            <m:fPr>
              <m:ctrlPr>
                <w:rPr>
                  <w:rFonts w:ascii="Cambria Math" w:eastAsiaTheme="majorEastAsia" w:hAnsi="Cambria Math" w:cstheme="majorBidi"/>
                  <w:i/>
                  <w:szCs w:val="32"/>
                </w:rPr>
              </m:ctrlPr>
            </m:fPr>
            <m:num>
              <m:sSub>
                <m:sSubPr>
                  <m:ctrlPr>
                    <w:rPr>
                      <w:rFonts w:ascii="Cambria Math" w:eastAsiaTheme="majorEastAsia" w:hAnsi="Cambria Math" w:cstheme="majorBidi"/>
                      <w:szCs w:val="32"/>
                    </w:rPr>
                  </m:ctrlPr>
                </m:sSubPr>
                <m:e>
                  <m:r>
                    <m:rPr>
                      <m:sty m:val="p"/>
                    </m:rPr>
                    <w:rPr>
                      <w:rFonts w:ascii="Cambria Math" w:eastAsiaTheme="majorEastAsia" w:hAnsi="Cambria Math" w:cstheme="majorBidi"/>
                      <w:szCs w:val="32"/>
                    </w:rPr>
                    <m:t>Q</m:t>
                  </m:r>
                </m:e>
                <m:sub>
                  <m:r>
                    <w:rPr>
                      <w:rFonts w:ascii="Cambria Math" w:eastAsiaTheme="majorEastAsia" w:hAnsi="Cambria Math" w:cstheme="majorBidi"/>
                      <w:szCs w:val="32"/>
                    </w:rPr>
                    <m:t>n,max</m:t>
                  </m:r>
                </m:sub>
              </m:sSub>
              <m:r>
                <w:rPr>
                  <w:rFonts w:ascii="Cambria Math" w:eastAsiaTheme="majorEastAsia" w:hAnsi="Cambria Math" w:cstheme="majorBidi"/>
                  <w:szCs w:val="32"/>
                </w:rPr>
                <m:t xml:space="preserve">- </m:t>
              </m:r>
              <m:sSub>
                <m:sSubPr>
                  <m:ctrlPr>
                    <w:rPr>
                      <w:rFonts w:ascii="Cambria Math" w:eastAsiaTheme="majorEastAsia" w:hAnsi="Cambria Math" w:cstheme="majorBidi"/>
                      <w:szCs w:val="32"/>
                    </w:rPr>
                  </m:ctrlPr>
                </m:sSubPr>
                <m:e>
                  <m:r>
                    <m:rPr>
                      <m:sty m:val="p"/>
                    </m:rPr>
                    <w:rPr>
                      <w:rFonts w:ascii="Cambria Math" w:eastAsiaTheme="majorEastAsia" w:hAnsi="Cambria Math" w:cstheme="majorBidi"/>
                      <w:szCs w:val="32"/>
                    </w:rPr>
                    <m:t>Q</m:t>
                  </m:r>
                </m:e>
                <m:sub>
                  <m:r>
                    <w:rPr>
                      <w:rFonts w:ascii="Cambria Math" w:eastAsiaTheme="majorEastAsia" w:hAnsi="Cambria Math" w:cstheme="majorBidi"/>
                      <w:szCs w:val="32"/>
                    </w:rPr>
                    <m:t>n,min,inc/dec</m:t>
                  </m:r>
                </m:sub>
              </m:sSub>
            </m:num>
            <m:den>
              <m:sSub>
                <m:sSubPr>
                  <m:ctrlPr>
                    <w:rPr>
                      <w:rFonts w:ascii="Cambria Math" w:eastAsiaTheme="majorEastAsia" w:hAnsi="Cambria Math" w:cstheme="majorBidi"/>
                      <w:szCs w:val="32"/>
                    </w:rPr>
                  </m:ctrlPr>
                </m:sSubPr>
                <m:e>
                  <m:r>
                    <m:rPr>
                      <m:sty m:val="p"/>
                    </m:rPr>
                    <w:rPr>
                      <w:rFonts w:ascii="Cambria Math" w:eastAsiaTheme="majorEastAsia" w:hAnsi="Cambria Math" w:cstheme="majorBidi"/>
                      <w:szCs w:val="32"/>
                    </w:rPr>
                    <m:t>t</m:t>
                  </m:r>
                </m:e>
                <m:sub>
                  <m:r>
                    <w:rPr>
                      <w:rFonts w:ascii="Cambria Math" w:eastAsiaTheme="majorEastAsia" w:hAnsi="Cambria Math" w:cstheme="majorBidi"/>
                      <w:szCs w:val="32"/>
                    </w:rPr>
                    <m:t>n,max</m:t>
                  </m:r>
                </m:sub>
              </m:sSub>
              <m:r>
                <w:rPr>
                  <w:rFonts w:ascii="Cambria Math" w:eastAsiaTheme="majorEastAsia" w:hAnsi="Cambria Math" w:cstheme="majorBidi"/>
                  <w:szCs w:val="32"/>
                </w:rPr>
                <m:t>-</m:t>
              </m:r>
              <m:sSub>
                <m:sSubPr>
                  <m:ctrlPr>
                    <w:rPr>
                      <w:rFonts w:ascii="Cambria Math" w:eastAsiaTheme="majorEastAsia" w:hAnsi="Cambria Math" w:cstheme="majorBidi"/>
                      <w:szCs w:val="32"/>
                    </w:rPr>
                  </m:ctrlPr>
                </m:sSubPr>
                <m:e>
                  <m:r>
                    <m:rPr>
                      <m:sty m:val="p"/>
                    </m:rPr>
                    <w:rPr>
                      <w:rFonts w:ascii="Cambria Math" w:eastAsiaTheme="majorEastAsia" w:hAnsi="Cambria Math" w:cstheme="majorBidi"/>
                      <w:szCs w:val="32"/>
                    </w:rPr>
                    <m:t>t</m:t>
                  </m:r>
                </m:e>
                <m:sub>
                  <m:r>
                    <w:rPr>
                      <w:rFonts w:ascii="Cambria Math" w:eastAsiaTheme="majorEastAsia" w:hAnsi="Cambria Math" w:cstheme="majorBidi"/>
                      <w:szCs w:val="32"/>
                    </w:rPr>
                    <m:t>n,min,inc/dec</m:t>
                  </m:r>
                </m:sub>
              </m:sSub>
            </m:den>
          </m:f>
          <m:r>
            <w:rPr>
              <w:rFonts w:ascii="Cambria Math" w:eastAsiaTheme="majorEastAsia" w:hAnsi="Cambria Math" w:cstheme="majorBidi"/>
              <w:szCs w:val="32"/>
            </w:rPr>
            <m:t xml:space="preserve"> </m:t>
          </m:r>
        </m:oMath>
      </m:oMathPara>
    </w:p>
    <w:p w14:paraId="5F85B20D" w14:textId="541BC4D6" w:rsidR="006E7DF0" w:rsidRDefault="002A22F2" w:rsidP="00402504">
      <w:pPr>
        <w:pStyle w:val="ListParagraph"/>
        <w:rPr>
          <w:rFonts w:eastAsiaTheme="majorEastAsia" w:cstheme="majorBidi"/>
          <w:szCs w:val="32"/>
        </w:rPr>
      </w:pPr>
      <w:r>
        <w:rPr>
          <w:rFonts w:eastAsiaTheme="majorEastAsia" w:cstheme="majorBidi"/>
          <w:szCs w:val="32"/>
        </w:rPr>
        <w:t xml:space="preserve">where n is the hydropeaking number in a single day. This parameter shows how rapid the </w:t>
      </w:r>
      <w:r w:rsidR="00C866B2">
        <w:rPr>
          <w:rFonts w:eastAsiaTheme="majorEastAsia" w:cstheme="majorBidi"/>
          <w:szCs w:val="32"/>
        </w:rPr>
        <w:t>flow changes</w:t>
      </w:r>
      <w:r>
        <w:rPr>
          <w:rFonts w:eastAsiaTheme="majorEastAsia" w:cstheme="majorBidi"/>
          <w:szCs w:val="32"/>
        </w:rPr>
        <w:t xml:space="preserve">. </w:t>
      </w:r>
    </w:p>
    <w:p w14:paraId="2A28A588" w14:textId="25DBC7D0" w:rsidR="009B669B" w:rsidRDefault="009B669B" w:rsidP="000A2D49">
      <w:pPr>
        <w:rPr>
          <w:rFonts w:cs="Times New Roman"/>
        </w:rPr>
      </w:pPr>
    </w:p>
    <w:p w14:paraId="653F3F32" w14:textId="168629D9" w:rsidR="006C0090" w:rsidRDefault="00821537" w:rsidP="000A2D49">
      <w:pPr>
        <w:rPr>
          <w:rFonts w:cs="Times New Roman"/>
        </w:rPr>
      </w:pPr>
      <w:r>
        <w:rPr>
          <w:rFonts w:cs="Times New Roman"/>
        </w:rPr>
        <w:t xml:space="preserve">Aside from hydropeaking characteristics, the toolbox also enables </w:t>
      </w:r>
      <w:r w:rsidR="00D22FEE">
        <w:rPr>
          <w:rFonts w:cs="Times New Roman"/>
        </w:rPr>
        <w:t xml:space="preserve">the option </w:t>
      </w:r>
      <w:r>
        <w:rPr>
          <w:rFonts w:cs="Times New Roman"/>
        </w:rPr>
        <w:t xml:space="preserve">to evaluate the </w:t>
      </w:r>
      <w:r w:rsidR="00D22FEE">
        <w:rPr>
          <w:rFonts w:cs="Times New Roman" w:hint="eastAsia"/>
        </w:rPr>
        <w:t>f</w:t>
      </w:r>
      <w:r w:rsidR="00D22FEE">
        <w:rPr>
          <w:rFonts w:cs="Times New Roman"/>
        </w:rPr>
        <w:t xml:space="preserve">eatures of </w:t>
      </w:r>
      <w:proofErr w:type="spellStart"/>
      <w:r w:rsidR="00D22FEE">
        <w:rPr>
          <w:rFonts w:cs="Times New Roman"/>
        </w:rPr>
        <w:t>thermopeaking</w:t>
      </w:r>
      <w:proofErr w:type="spellEnd"/>
      <w:r w:rsidR="00D22FEE">
        <w:rPr>
          <w:rFonts w:cs="Times New Roman"/>
        </w:rPr>
        <w:t xml:space="preserve">, which is highly associated with hydropeaking effects. </w:t>
      </w:r>
      <w:commentRangeStart w:id="98"/>
      <w:r w:rsidR="00D22FEE" w:rsidRPr="00D22FEE">
        <w:rPr>
          <w:rFonts w:cs="Times New Roman"/>
          <w:highlight w:val="yellow"/>
        </w:rPr>
        <w:t xml:space="preserve">Explain what exactly would be the output for </w:t>
      </w:r>
      <w:proofErr w:type="spellStart"/>
      <w:r w:rsidR="00D22FEE" w:rsidRPr="00D22FEE">
        <w:rPr>
          <w:rFonts w:cs="Times New Roman"/>
          <w:highlight w:val="yellow"/>
        </w:rPr>
        <w:t>thermopeakings</w:t>
      </w:r>
      <w:proofErr w:type="spellEnd"/>
      <w:r w:rsidR="00D22FEE" w:rsidRPr="00D22FEE">
        <w:rPr>
          <w:rFonts w:cs="Times New Roman"/>
          <w:highlight w:val="yellow"/>
        </w:rPr>
        <w:t>?</w:t>
      </w:r>
      <w:r w:rsidR="00D22FEE">
        <w:rPr>
          <w:rFonts w:cs="Times New Roman"/>
        </w:rPr>
        <w:t xml:space="preserve"> </w:t>
      </w:r>
      <w:commentRangeEnd w:id="98"/>
      <w:r w:rsidR="00E75CEC">
        <w:rPr>
          <w:rStyle w:val="CommentReference"/>
        </w:rPr>
        <w:commentReference w:id="98"/>
      </w:r>
    </w:p>
    <w:p w14:paraId="49ADD7B1" w14:textId="251E6935" w:rsidR="00B23577" w:rsidRPr="00B23577" w:rsidRDefault="00B23577" w:rsidP="00B23577">
      <w:pPr>
        <w:pStyle w:val="Heading1"/>
      </w:pPr>
      <w:r w:rsidRPr="00B94F6A">
        <w:rPr>
          <w:rFonts w:hint="eastAsia"/>
          <w:highlight w:val="yellow"/>
        </w:rPr>
        <w:t>3.</w:t>
      </w:r>
      <w:r w:rsidRPr="00B94F6A">
        <w:rPr>
          <w:highlight w:val="yellow"/>
        </w:rPr>
        <w:t xml:space="preserve"> </w:t>
      </w:r>
      <w:r w:rsidRPr="00B94F6A">
        <w:rPr>
          <w:rFonts w:hint="eastAsia"/>
          <w:highlight w:val="yellow"/>
        </w:rPr>
        <w:t>Ins</w:t>
      </w:r>
      <w:r w:rsidRPr="00B94F6A">
        <w:rPr>
          <w:highlight w:val="yellow"/>
        </w:rPr>
        <w:t>tructions on operational guide</w:t>
      </w:r>
    </w:p>
    <w:p w14:paraId="1AB6E741" w14:textId="77777777" w:rsidR="00B23577" w:rsidRDefault="00B23577" w:rsidP="000A2D49">
      <w:pPr>
        <w:rPr>
          <w:rFonts w:cs="Times New Roman"/>
        </w:rPr>
      </w:pPr>
    </w:p>
    <w:p w14:paraId="115CC6F5" w14:textId="5B0E1A61" w:rsidR="000919F0" w:rsidRDefault="00B23577" w:rsidP="000919F0">
      <w:pPr>
        <w:pStyle w:val="Heading1"/>
      </w:pPr>
      <w:r>
        <w:lastRenderedPageBreak/>
        <w:t>4</w:t>
      </w:r>
      <w:r w:rsidR="000919F0">
        <w:t>. Example of application</w:t>
      </w:r>
    </w:p>
    <w:p w14:paraId="440D86E0" w14:textId="0A983209" w:rsidR="00B94F6A" w:rsidRDefault="00796194" w:rsidP="000919F0">
      <w:r>
        <w:t xml:space="preserve">In this section, we provide example executives of the </w:t>
      </w:r>
      <w:proofErr w:type="spellStart"/>
      <w:r>
        <w:t>HydroPeak</w:t>
      </w:r>
      <w:proofErr w:type="spellEnd"/>
      <w:r>
        <w:t xml:space="preserve"> toolbox for </w:t>
      </w:r>
      <w:r w:rsidRPr="00796194">
        <w:rPr>
          <w:highlight w:val="yellow"/>
        </w:rPr>
        <w:t>two</w:t>
      </w:r>
      <w:r>
        <w:t xml:space="preserve"> well- developed watersheds in Switzerland</w:t>
      </w:r>
      <w:r>
        <w:rPr>
          <w:rFonts w:cs="Times New Roman" w:hint="eastAsia"/>
        </w:rPr>
        <w:t>.</w:t>
      </w:r>
      <w:r>
        <w:t xml:space="preserve"> </w:t>
      </w:r>
      <w:r>
        <w:rPr>
          <w:rFonts w:hint="eastAsia"/>
        </w:rPr>
        <w:t>Th</w:t>
      </w:r>
      <w:r>
        <w:t xml:space="preserve">ese example sites are represented for </w:t>
      </w:r>
      <w:r>
        <w:rPr>
          <w:rFonts w:hint="eastAsia"/>
        </w:rPr>
        <w:t>riv</w:t>
      </w:r>
      <w:r>
        <w:t xml:space="preserve">erine studies with hydropeaking effects, in which area </w:t>
      </w:r>
      <w:r w:rsidR="00B94F6A">
        <w:t>is highly developed by hydropower</w:t>
      </w:r>
      <w:r>
        <w:t xml:space="preserve"> operations</w:t>
      </w:r>
      <w:r w:rsidR="00B94F6A">
        <w:t xml:space="preserve">. </w:t>
      </w:r>
      <w:r w:rsidR="005E51BE">
        <w:t>To help with the illustration of results,</w:t>
      </w:r>
      <w:r w:rsidR="005E51BE" w:rsidRPr="005E51BE">
        <w:rPr>
          <w:highlight w:val="yellow"/>
        </w:rPr>
        <w:t xml:space="preserve"> </w:t>
      </w:r>
      <w:r w:rsidR="005E51BE">
        <w:rPr>
          <w:highlight w:val="yellow"/>
        </w:rPr>
        <w:t>t</w:t>
      </w:r>
      <w:commentRangeStart w:id="99"/>
      <w:commentRangeStart w:id="100"/>
      <w:r w:rsidR="00B94F6A" w:rsidRPr="005E51BE">
        <w:rPr>
          <w:highlight w:val="yellow"/>
        </w:rPr>
        <w:t>wo</w:t>
      </w:r>
      <w:r w:rsidR="005E51BE" w:rsidRPr="005E51BE">
        <w:rPr>
          <w:highlight w:val="yellow"/>
        </w:rPr>
        <w:t xml:space="preserve"> </w:t>
      </w:r>
      <w:r w:rsidR="00B94F6A">
        <w:t xml:space="preserve">representative gauging stations </w:t>
      </w:r>
      <w:commentRangeEnd w:id="99"/>
      <w:r w:rsidR="005E51BE">
        <w:rPr>
          <w:rStyle w:val="CommentReference"/>
        </w:rPr>
        <w:commentReference w:id="99"/>
      </w:r>
      <w:commentRangeEnd w:id="100"/>
      <w:r w:rsidR="00B257CD">
        <w:rPr>
          <w:rStyle w:val="CommentReference"/>
        </w:rPr>
        <w:commentReference w:id="100"/>
      </w:r>
      <w:r w:rsidR="00B94F6A">
        <w:t xml:space="preserve">were selected with fully </w:t>
      </w:r>
      <w:r w:rsidR="005E51BE">
        <w:t>good</w:t>
      </w:r>
      <w:r w:rsidR="00B94F6A">
        <w:t xml:space="preserve"> river discharge and water temperature</w:t>
      </w:r>
      <w:r w:rsidR="005E51BE">
        <w:t xml:space="preserve"> records</w:t>
      </w:r>
      <w:r w:rsidR="00B94F6A">
        <w:t xml:space="preserve">. </w:t>
      </w:r>
      <w:r w:rsidR="005E51BE">
        <w:t xml:space="preserve">The input data used 15-mins as the temporal resolution, and </w:t>
      </w:r>
      <w:r>
        <w:t xml:space="preserve">the duration covers from </w:t>
      </w:r>
      <w:ins w:id="101" w:author="Yijun YANG (20126610)" w:date="2021-08-03T12:21:00Z">
        <w:r w:rsidR="004B2880">
          <w:t>1</w:t>
        </w:r>
        <w:r w:rsidR="004B2880" w:rsidRPr="004B2880">
          <w:rPr>
            <w:vertAlign w:val="superscript"/>
            <w:rPrChange w:id="102" w:author="Yijun YANG (20126610)" w:date="2021-08-03T12:21:00Z">
              <w:rPr/>
            </w:rPrChange>
          </w:rPr>
          <w:t>st</w:t>
        </w:r>
        <w:r w:rsidR="004B2880">
          <w:t xml:space="preserve"> June to 31</w:t>
        </w:r>
        <w:r w:rsidR="004B2880" w:rsidRPr="004B2880">
          <w:rPr>
            <w:vertAlign w:val="superscript"/>
            <w:rPrChange w:id="103" w:author="Yijun YANG (20126610)" w:date="2021-08-03T12:21:00Z">
              <w:rPr/>
            </w:rPrChange>
          </w:rPr>
          <w:t>st</w:t>
        </w:r>
        <w:r w:rsidR="004B2880">
          <w:t xml:space="preserve"> August in 2001</w:t>
        </w:r>
      </w:ins>
      <w:del w:id="104" w:author="Yijun YANG (20126610)" w:date="2021-08-03T12:20:00Z">
        <w:r w:rsidDel="00FD4A06">
          <w:delText xml:space="preserve">year </w:delText>
        </w:r>
        <w:r w:rsidRPr="00796194" w:rsidDel="00FD4A06">
          <w:rPr>
            <w:highlight w:val="yellow"/>
          </w:rPr>
          <w:delText>XXXX to XXXX</w:delText>
        </w:r>
      </w:del>
      <w:r>
        <w:t>.</w:t>
      </w:r>
      <w:r w:rsidR="00F1199E">
        <w:t xml:space="preserve"> </w:t>
      </w:r>
    </w:p>
    <w:p w14:paraId="20B6712A" w14:textId="3983922A" w:rsidR="004B2880" w:rsidRDefault="00052677" w:rsidP="000919F0">
      <w:pPr>
        <w:rPr>
          <w:ins w:id="105" w:author="Yijun YANG (20126610)" w:date="2021-08-03T12:21:00Z"/>
        </w:rPr>
      </w:pPr>
      <w:r>
        <w:t xml:space="preserve">After inputting data and </w:t>
      </w:r>
      <w:r w:rsidR="001A277A">
        <w:t>c</w:t>
      </w:r>
      <w:r>
        <w:t>alculating</w:t>
      </w:r>
      <w:r w:rsidR="001A277A">
        <w:t xml:space="preserve"> the </w:t>
      </w:r>
      <w:r>
        <w:t xml:space="preserve">global standard deviation of the drop of each peaking </w:t>
      </w:r>
      <w:proofErr w:type="gramStart"/>
      <w:r>
        <w:t>pairs,  the</w:t>
      </w:r>
      <w:proofErr w:type="gramEnd"/>
      <w:r>
        <w:t xml:space="preserve"> filtering script will be run. </w:t>
      </w:r>
      <w:r>
        <w:t xml:space="preserve">The following plots illustrate the filtering process and the results of the output. </w:t>
      </w:r>
      <w:r w:rsidR="004B2880">
        <w:t xml:space="preserve">In the first case, </w:t>
      </w:r>
      <w:r w:rsidR="001A277A">
        <w:t>0.5 times standard deviation are selected as filtering criteria while 0.1 times standard deviation are selected. These plots illustrate that if the filtering threshold is too high, some of the rapid fluctuation will be smoothed. In the second plot, the filtering criteria was set too small so that only little fluctuation will be filtered. Therefore</w:t>
      </w:r>
      <w:r>
        <w:t>,</w:t>
      </w:r>
      <w:r w:rsidR="001A277A">
        <w:t xml:space="preserve"> 0.25 times standard deviation</w:t>
      </w:r>
      <w:r>
        <w:t xml:space="preserve"> is usually chosen. </w:t>
      </w:r>
    </w:p>
    <w:p w14:paraId="78595C74" w14:textId="0749D4EE" w:rsidR="00BB0F56" w:rsidRDefault="007B4E44" w:rsidP="000919F0">
      <w:r>
        <w:rPr>
          <w:rFonts w:hint="eastAsia"/>
          <w:noProof/>
          <w:lang w:val="en-GB"/>
        </w:rPr>
        <w:drawing>
          <wp:inline distT="0" distB="0" distL="0" distR="0" wp14:anchorId="18A42283" wp14:editId="517B3EBF">
            <wp:extent cx="2040255" cy="200590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ering0.5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5959" cy="2021346"/>
                    </a:xfrm>
                    <a:prstGeom prst="rect">
                      <a:avLst/>
                    </a:prstGeom>
                  </pic:spPr>
                </pic:pic>
              </a:graphicData>
            </a:graphic>
          </wp:inline>
        </w:drawing>
      </w:r>
      <w:r w:rsidR="001A277A">
        <w:rPr>
          <w:rFonts w:hint="eastAsia"/>
          <w:noProof/>
          <w:lang w:val="en-GB"/>
        </w:rPr>
        <w:drawing>
          <wp:inline distT="0" distB="0" distL="0" distR="0" wp14:anchorId="6B89322C" wp14:editId="241595C3">
            <wp:extent cx="2268855" cy="200197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ing0.1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2749" cy="2014234"/>
                    </a:xfrm>
                    <a:prstGeom prst="rect">
                      <a:avLst/>
                    </a:prstGeom>
                  </pic:spPr>
                </pic:pic>
              </a:graphicData>
            </a:graphic>
          </wp:inline>
        </w:drawing>
      </w:r>
      <w:r w:rsidR="00052677">
        <w:rPr>
          <w:rFonts w:hint="eastAsia"/>
          <w:noProof/>
          <w:lang w:val="en-GB"/>
        </w:rPr>
        <w:drawing>
          <wp:inline distT="0" distB="0" distL="0" distR="0" wp14:anchorId="49C3EFAE" wp14:editId="5BFD378F">
            <wp:extent cx="2065182" cy="19330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ing0.25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1520" cy="1967030"/>
                    </a:xfrm>
                    <a:prstGeom prst="rect">
                      <a:avLst/>
                    </a:prstGeom>
                  </pic:spPr>
                </pic:pic>
              </a:graphicData>
            </a:graphic>
          </wp:inline>
        </w:drawing>
      </w:r>
    </w:p>
    <w:p w14:paraId="1C495A78" w14:textId="462C09F0" w:rsidR="00052677" w:rsidRDefault="00052677" w:rsidP="000919F0">
      <w:r>
        <w:t xml:space="preserve">A second </w:t>
      </w:r>
      <w:proofErr w:type="gramStart"/>
      <w:r>
        <w:t>round</w:t>
      </w:r>
      <w:proofErr w:type="gramEnd"/>
      <w:r>
        <w:t xml:space="preserve"> filtering can be optionally applied if the first round is not satisfying, differences between </w:t>
      </w:r>
      <w:r w:rsidR="00C44B58">
        <w:t>two rounds are shown in the following plot</w:t>
      </w:r>
      <w:r w:rsidR="00C66C7E">
        <w:t>.</w:t>
      </w:r>
    </w:p>
    <w:p w14:paraId="70B761B3" w14:textId="66908146" w:rsidR="00C66C7E" w:rsidRDefault="00C66C7E" w:rsidP="000919F0">
      <w:r>
        <w:rPr>
          <w:noProof/>
          <w:lang w:val="en-GB"/>
        </w:rPr>
        <w:lastRenderedPageBreak/>
        <w:drawing>
          <wp:inline distT="0" distB="0" distL="0" distR="0" wp14:anchorId="1F94BD9D" wp14:editId="06CD358B">
            <wp:extent cx="2399278" cy="212936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_rou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9477" cy="2138413"/>
                    </a:xfrm>
                    <a:prstGeom prst="rect">
                      <a:avLst/>
                    </a:prstGeom>
                  </pic:spPr>
                </pic:pic>
              </a:graphicData>
            </a:graphic>
          </wp:inline>
        </w:drawing>
      </w:r>
      <w:r w:rsidR="004E189E">
        <w:rPr>
          <w:noProof/>
          <w:lang w:val="en-GB"/>
        </w:rPr>
        <w:drawing>
          <wp:inline distT="0" distB="0" distL="0" distR="0" wp14:anchorId="50BC40D2" wp14:editId="79804768">
            <wp:extent cx="2291324" cy="20550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_rou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6491" cy="2059665"/>
                    </a:xfrm>
                    <a:prstGeom prst="rect">
                      <a:avLst/>
                    </a:prstGeom>
                  </pic:spPr>
                </pic:pic>
              </a:graphicData>
            </a:graphic>
          </wp:inline>
        </w:drawing>
      </w:r>
    </w:p>
    <w:p w14:paraId="4204B5F1" w14:textId="77777777" w:rsidR="004E189E" w:rsidRDefault="004E189E" w:rsidP="000919F0"/>
    <w:p w14:paraId="4940597E" w14:textId="0AF192B5" w:rsidR="004E189E" w:rsidRDefault="004E189E" w:rsidP="000919F0">
      <w:r>
        <w:t xml:space="preserve">In the first case, since </w:t>
      </w:r>
      <w:r w:rsidR="000A4E4B">
        <w:t>a suitable threshold is c</w:t>
      </w:r>
      <w:r w:rsidR="00353909">
        <w:t>hosen, the second-round filtering does not have much effect. Howev</w:t>
      </w:r>
      <w:r w:rsidR="000659B0">
        <w:t xml:space="preserve">er, </w:t>
      </w:r>
      <w:r w:rsidR="00242CB5">
        <w:t>if the threshold is not so</w:t>
      </w:r>
      <w:r w:rsidR="008E02B2">
        <w:t xml:space="preserve"> selected</w:t>
      </w:r>
      <w:r w:rsidR="00242CB5">
        <w:t xml:space="preserve"> suitable</w:t>
      </w:r>
      <w:r w:rsidR="008E02B2">
        <w:t xml:space="preserve"> or the plot looks poor</w:t>
      </w:r>
      <w:r w:rsidR="00242CB5">
        <w:t>, the second-round filtering can help</w:t>
      </w:r>
      <w:r w:rsidR="008E02B2">
        <w:t xml:space="preserve"> further smoothing the data.</w:t>
      </w:r>
    </w:p>
    <w:p w14:paraId="795D4A1F" w14:textId="10AAED9C" w:rsidR="008E02B2" w:rsidRDefault="008E02B2" w:rsidP="000919F0">
      <w:r>
        <w:t>After smoothing the data, outputs</w:t>
      </w:r>
      <w:r w:rsidR="004416E9">
        <w:t xml:space="preserve"> are provided and the following plots illustrate dams with altered peaking trend and natural peak trend respectively. From these plots, great differences of the </w:t>
      </w:r>
      <w:proofErr w:type="spellStart"/>
      <w:r w:rsidR="004416E9">
        <w:t>hydronum</w:t>
      </w:r>
      <w:proofErr w:type="spellEnd"/>
      <w:r w:rsidR="004416E9">
        <w:t xml:space="preserve"> can be observed, which shows that altered peaking dams have more rapidly increasing and decreasing pairs. The differences will</w:t>
      </w:r>
      <w:r w:rsidR="008504AE">
        <w:t xml:space="preserve"> become more significant as the increase of time-resolution and time scales. In the case two, data from June to September and the same dam are used instead and greater differences can be observed.</w:t>
      </w:r>
    </w:p>
    <w:p w14:paraId="5DDBCB27" w14:textId="1BB4C171" w:rsidR="008F31EB" w:rsidRDefault="00897BAE" w:rsidP="000919F0">
      <w:r>
        <w:rPr>
          <w:noProof/>
          <w:lang w:val="en-GB"/>
        </w:rPr>
        <w:drawing>
          <wp:inline distT="0" distB="0" distL="0" distR="0" wp14:anchorId="006DD629" wp14:editId="7E9B9C39">
            <wp:extent cx="4669155" cy="18816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ural_peak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7818" cy="1885121"/>
                    </a:xfrm>
                    <a:prstGeom prst="rect">
                      <a:avLst/>
                    </a:prstGeom>
                  </pic:spPr>
                </pic:pic>
              </a:graphicData>
            </a:graphic>
          </wp:inline>
        </w:drawing>
      </w:r>
    </w:p>
    <w:p w14:paraId="540D9186" w14:textId="484F5A25" w:rsidR="008F31EB" w:rsidRDefault="004416E9" w:rsidP="000919F0">
      <w:r>
        <w:rPr>
          <w:noProof/>
          <w:lang w:val="en-GB"/>
        </w:rPr>
        <w:drawing>
          <wp:inline distT="0" distB="0" distL="0" distR="0" wp14:anchorId="27422645" wp14:editId="1F5E78EC">
            <wp:extent cx="4669155" cy="196593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tered_peak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1671" cy="1971204"/>
                    </a:xfrm>
                    <a:prstGeom prst="rect">
                      <a:avLst/>
                    </a:prstGeom>
                  </pic:spPr>
                </pic:pic>
              </a:graphicData>
            </a:graphic>
          </wp:inline>
        </w:drawing>
      </w:r>
    </w:p>
    <w:p w14:paraId="086A24AF" w14:textId="4B803A3A" w:rsidR="008504AE" w:rsidRDefault="008504AE" w:rsidP="000A2D49">
      <w:pPr>
        <w:rPr>
          <w:rFonts w:cs="Times New Roman"/>
          <w:highlight w:val="yellow"/>
        </w:rPr>
      </w:pPr>
    </w:p>
    <w:p w14:paraId="5A988563" w14:textId="0B9E2E65" w:rsidR="00406FCA" w:rsidRDefault="00406FCA" w:rsidP="000A2D49">
      <w:pPr>
        <w:rPr>
          <w:rFonts w:cs="Times New Roman"/>
          <w:highlight w:val="yellow"/>
        </w:rPr>
      </w:pPr>
      <w:r>
        <w:rPr>
          <w:rFonts w:cs="Times New Roman"/>
          <w:noProof/>
          <w:lang w:val="en-GB"/>
        </w:rPr>
        <w:drawing>
          <wp:inline distT="0" distB="0" distL="0" distR="0" wp14:anchorId="47A7080F" wp14:editId="488B489C">
            <wp:extent cx="4570575" cy="192784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e2_Natur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4637" cy="1946430"/>
                    </a:xfrm>
                    <a:prstGeom prst="rect">
                      <a:avLst/>
                    </a:prstGeom>
                  </pic:spPr>
                </pic:pic>
              </a:graphicData>
            </a:graphic>
          </wp:inline>
        </w:drawing>
      </w:r>
    </w:p>
    <w:p w14:paraId="1A4701A0" w14:textId="77777777" w:rsidR="00406FCA" w:rsidRDefault="00406FCA" w:rsidP="000A2D49">
      <w:pPr>
        <w:rPr>
          <w:rFonts w:cs="Times New Roman"/>
          <w:highlight w:val="yellow"/>
        </w:rPr>
      </w:pPr>
      <w:r>
        <w:rPr>
          <w:rFonts w:cs="Times New Roman"/>
          <w:noProof/>
          <w:lang w:val="en-GB"/>
        </w:rPr>
        <w:drawing>
          <wp:inline distT="0" distB="0" distL="0" distR="0" wp14:anchorId="3FBB2BF3" wp14:editId="0A91E691">
            <wp:extent cx="4669155" cy="1950470"/>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e2_alter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8958" cy="1967097"/>
                    </a:xfrm>
                    <a:prstGeom prst="rect">
                      <a:avLst/>
                    </a:prstGeom>
                  </pic:spPr>
                </pic:pic>
              </a:graphicData>
            </a:graphic>
          </wp:inline>
        </w:drawing>
      </w:r>
    </w:p>
    <w:p w14:paraId="35E68484" w14:textId="52F831AA" w:rsidR="00406FCA" w:rsidRDefault="005D3E6C" w:rsidP="000A2D49">
      <w:pPr>
        <w:rPr>
          <w:rFonts w:cs="Times New Roman"/>
        </w:rPr>
      </w:pPr>
      <w:commentRangeStart w:id="106"/>
      <w:r w:rsidRPr="005D3E6C">
        <w:rPr>
          <w:rFonts w:cs="Times New Roman"/>
        </w:rPr>
        <w:t>M</w:t>
      </w:r>
      <w:r>
        <w:rPr>
          <w:rFonts w:cs="Times New Roman"/>
        </w:rPr>
        <w:t xml:space="preserve">eanwhile, the information of each peaking pairs are recorded and output as file </w:t>
      </w:r>
      <w:hyperlink r:id="rId24" w:history="1">
        <w:r w:rsidRPr="005D3E6C">
          <w:rPr>
            <w:rStyle w:val="Hyperlink"/>
            <w:rFonts w:cs="Times New Roman"/>
          </w:rPr>
          <w:t>’output.csv’</w:t>
        </w:r>
      </w:hyperlink>
      <w:r>
        <w:rPr>
          <w:rFonts w:cs="Times New Roman"/>
        </w:rPr>
        <w:t>.</w:t>
      </w:r>
    </w:p>
    <w:p w14:paraId="1A7F5348" w14:textId="10B702F0" w:rsidR="005D3E6C" w:rsidRDefault="005D3E6C" w:rsidP="000A2D49">
      <w:pPr>
        <w:rPr>
          <w:rFonts w:cs="Times New Roman"/>
        </w:rPr>
      </w:pPr>
      <w:r>
        <w:rPr>
          <w:rFonts w:cs="Times New Roman"/>
        </w:rPr>
        <w:t xml:space="preserve">We also provide record of </w:t>
      </w:r>
      <w:proofErr w:type="spellStart"/>
      <w:r>
        <w:rPr>
          <w:rFonts w:cs="Times New Roman"/>
        </w:rPr>
        <w:t>hydronum</w:t>
      </w:r>
      <w:proofErr w:type="spellEnd"/>
      <w:r>
        <w:rPr>
          <w:rFonts w:cs="Times New Roman"/>
        </w:rPr>
        <w:t xml:space="preserve"> for each day and is named </w:t>
      </w:r>
      <w:hyperlink r:id="rId25" w:history="1">
        <w:r w:rsidRPr="005D3E6C">
          <w:rPr>
            <w:rStyle w:val="Hyperlink"/>
            <w:rFonts w:cs="Times New Roman"/>
          </w:rPr>
          <w:t>’</w:t>
        </w:r>
        <w:proofErr w:type="spellStart"/>
        <w:r w:rsidRPr="005D3E6C">
          <w:rPr>
            <w:rStyle w:val="Hyperlink"/>
            <w:rFonts w:cs="Times New Roman"/>
          </w:rPr>
          <w:t>hydronum_daily</w:t>
        </w:r>
        <w:proofErr w:type="spellEnd"/>
        <w:r w:rsidRPr="005D3E6C">
          <w:rPr>
            <w:rStyle w:val="Hyperlink"/>
            <w:rFonts w:cs="Times New Roman"/>
          </w:rPr>
          <w:t>’</w:t>
        </w:r>
      </w:hyperlink>
      <w:r>
        <w:rPr>
          <w:rFonts w:cs="Times New Roman"/>
        </w:rPr>
        <w:t>.</w:t>
      </w:r>
    </w:p>
    <w:p w14:paraId="0A6646CE" w14:textId="77777777" w:rsidR="005D3E6C" w:rsidRDefault="005D3E6C" w:rsidP="000A2D49">
      <w:pPr>
        <w:rPr>
          <w:rFonts w:cs="Times New Roman"/>
        </w:rPr>
      </w:pPr>
      <w:bookmarkStart w:id="107" w:name="_GoBack"/>
      <w:bookmarkEnd w:id="107"/>
    </w:p>
    <w:p w14:paraId="57F86A35" w14:textId="74638854" w:rsidR="005D3E6C" w:rsidRPr="005D3E6C" w:rsidRDefault="005D3953" w:rsidP="000A2D49">
      <w:pPr>
        <w:rPr>
          <w:rFonts w:cs="Times New Roman"/>
        </w:rPr>
      </w:pPr>
      <w:r>
        <w:rPr>
          <w:rFonts w:cs="Times New Roman"/>
        </w:rPr>
        <w:t xml:space="preserve">Similarly, it is optional to choose whether to apply the toolbox for </w:t>
      </w:r>
      <w:proofErr w:type="spellStart"/>
      <w:r>
        <w:rPr>
          <w:rFonts w:cs="Times New Roman"/>
        </w:rPr>
        <w:t>themopeak</w:t>
      </w:r>
      <w:proofErr w:type="spellEnd"/>
      <w:r>
        <w:rPr>
          <w:rFonts w:cs="Times New Roman"/>
        </w:rPr>
        <w:t xml:space="preserve"> analysis, the statistics and recording are provided the same as hydropeaking analysis.</w:t>
      </w:r>
    </w:p>
    <w:commentRangeEnd w:id="106"/>
    <w:p w14:paraId="16CF2355" w14:textId="77777777" w:rsidR="00406FCA" w:rsidRDefault="005D3953" w:rsidP="000A2D49">
      <w:pPr>
        <w:rPr>
          <w:rFonts w:cs="Times New Roman"/>
          <w:highlight w:val="yellow"/>
        </w:rPr>
      </w:pPr>
      <w:r>
        <w:rPr>
          <w:rStyle w:val="CommentReference"/>
        </w:rPr>
        <w:commentReference w:id="106"/>
      </w:r>
    </w:p>
    <w:p w14:paraId="238B34FE" w14:textId="77777777" w:rsidR="00406FCA" w:rsidRDefault="00406FCA" w:rsidP="000A2D49">
      <w:pPr>
        <w:rPr>
          <w:rFonts w:cs="Times New Roman"/>
          <w:highlight w:val="yellow"/>
        </w:rPr>
      </w:pPr>
    </w:p>
    <w:p w14:paraId="5E3360E5" w14:textId="31160C66" w:rsidR="000919F0" w:rsidRDefault="00732219" w:rsidP="000A2D49">
      <w:pPr>
        <w:rPr>
          <w:rFonts w:cs="Times New Roman"/>
        </w:rPr>
      </w:pPr>
      <w:r w:rsidRPr="00732219">
        <w:rPr>
          <w:rFonts w:cs="Times New Roman"/>
          <w:highlight w:val="yellow"/>
        </w:rPr>
        <w:t>Provide more details of the example case studies:</w:t>
      </w:r>
      <w:r w:rsidRPr="00732219">
        <w:rPr>
          <w:rFonts w:eastAsiaTheme="majorEastAsia" w:cstheme="majorBidi" w:hint="eastAsia"/>
          <w:b/>
          <w:szCs w:val="32"/>
          <w:highlight w:val="yellow"/>
        </w:rPr>
        <w:t xml:space="preserve"> input data, results and </w:t>
      </w:r>
      <w:r w:rsidRPr="00732219">
        <w:rPr>
          <w:rFonts w:eastAsiaTheme="majorEastAsia" w:cstheme="majorBidi"/>
          <w:b/>
          <w:szCs w:val="32"/>
          <w:highlight w:val="yellow"/>
        </w:rPr>
        <w:t>analyses</w:t>
      </w:r>
      <w:r w:rsidRPr="00732219">
        <w:rPr>
          <w:rFonts w:eastAsiaTheme="majorEastAsia" w:cstheme="majorBidi" w:hint="eastAsia"/>
          <w:b/>
          <w:szCs w:val="32"/>
          <w:highlight w:val="yellow"/>
        </w:rPr>
        <w:t>.</w:t>
      </w:r>
      <w:r>
        <w:rPr>
          <w:rFonts w:eastAsiaTheme="majorEastAsia" w:cstheme="majorBidi"/>
          <w:b/>
          <w:szCs w:val="32"/>
        </w:rPr>
        <w:t xml:space="preserve"> </w:t>
      </w:r>
    </w:p>
    <w:p w14:paraId="01DDDAA8" w14:textId="3FE4245A" w:rsidR="007447F1" w:rsidRDefault="007447F1" w:rsidP="007447F1">
      <w:pPr>
        <w:pStyle w:val="Heading1"/>
      </w:pPr>
      <w:commentRangeStart w:id="108"/>
      <w:r>
        <w:t>Conclusions</w:t>
      </w:r>
      <w:commentRangeEnd w:id="108"/>
      <w:r w:rsidR="00B81379">
        <w:rPr>
          <w:rStyle w:val="CommentReference"/>
          <w:rFonts w:eastAsiaTheme="minorEastAsia" w:cstheme="minorBidi"/>
          <w:b w:val="0"/>
        </w:rPr>
        <w:commentReference w:id="108"/>
      </w:r>
    </w:p>
    <w:p w14:paraId="2351DAB3" w14:textId="49D65668" w:rsidR="007447F1" w:rsidRDefault="0006201E" w:rsidP="000A2D49">
      <w:pPr>
        <w:rPr>
          <w:rFonts w:cs="Times New Roman"/>
        </w:rPr>
      </w:pPr>
      <w:r>
        <w:rPr>
          <w:rFonts w:cs="Times New Roman"/>
        </w:rPr>
        <w:t xml:space="preserve">In this paper, we present a toolkit developed in both MATLAB and Python environment to extract the features of hydropeaking from streamflow records and associated them with hydropower operational events. A number of parameters/functions provide </w:t>
      </w:r>
      <w:proofErr w:type="gramStart"/>
      <w:r>
        <w:rPr>
          <w:rFonts w:cs="Times New Roman"/>
        </w:rPr>
        <w:t>….such</w:t>
      </w:r>
      <w:proofErr w:type="gramEnd"/>
      <w:r>
        <w:rPr>
          <w:rFonts w:cs="Times New Roman"/>
        </w:rPr>
        <w:t xml:space="preserve"> as …. Results are shown for two watersheds in Switzerland, where manual hydropeaking characteristics were previously conducted. By applying </w:t>
      </w:r>
      <w:proofErr w:type="spellStart"/>
      <w:r>
        <w:rPr>
          <w:rFonts w:cs="Times New Roman"/>
        </w:rPr>
        <w:t>HydroPeak</w:t>
      </w:r>
      <w:proofErr w:type="spellEnd"/>
      <w:r>
        <w:rPr>
          <w:rFonts w:cs="Times New Roman"/>
        </w:rPr>
        <w:t xml:space="preserve"> to these two different catchments, the importance of …representation was shown. </w:t>
      </w:r>
      <w:proofErr w:type="spellStart"/>
      <w:r>
        <w:rPr>
          <w:rFonts w:cs="Times New Roman"/>
        </w:rPr>
        <w:t>HydroPeak</w:t>
      </w:r>
      <w:proofErr w:type="spellEnd"/>
      <w:r>
        <w:rPr>
          <w:rFonts w:cs="Times New Roman"/>
        </w:rPr>
        <w:t xml:space="preserve"> performs best in </w:t>
      </w:r>
    </w:p>
    <w:p w14:paraId="6023DE3A" w14:textId="7946A674" w:rsidR="000F731F" w:rsidRDefault="000F731F" w:rsidP="000A2D49">
      <w:r>
        <w:rPr>
          <w:rFonts w:cs="Times New Roman"/>
        </w:rPr>
        <w:t xml:space="preserve">Illustrate the potential for understanding the ecological effects of hydropeaking. This can be further </w:t>
      </w:r>
      <w:proofErr w:type="spellStart"/>
      <w:r>
        <w:rPr>
          <w:rFonts w:cs="Times New Roman"/>
        </w:rPr>
        <w:t>analysed</w:t>
      </w:r>
      <w:proofErr w:type="spellEnd"/>
      <w:r>
        <w:rPr>
          <w:rFonts w:cs="Times New Roman"/>
        </w:rPr>
        <w:t xml:space="preserve"> with </w:t>
      </w:r>
      <w:proofErr w:type="spellStart"/>
      <w:r>
        <w:rPr>
          <w:rFonts w:cs="Times New Roman"/>
        </w:rPr>
        <w:t>ecohydrological</w:t>
      </w:r>
      <w:proofErr w:type="spellEnd"/>
      <w:r>
        <w:rPr>
          <w:rFonts w:cs="Times New Roman"/>
        </w:rPr>
        <w:t xml:space="preserve"> and hydraulic-habitat approaches as modular platforms. </w:t>
      </w:r>
      <w:r w:rsidR="00B23577" w:rsidRPr="00C46085">
        <w:t>In a</w:t>
      </w:r>
      <w:r w:rsidR="00B23577">
        <w:t xml:space="preserve"> </w:t>
      </w:r>
      <w:r w:rsidR="00B23577" w:rsidRPr="00C46085">
        <w:lastRenderedPageBreak/>
        <w:t>management context, incorporation of multiple ﬂashiness thresholds in ﬂow recommendations may be advisable</w:t>
      </w:r>
      <w:r w:rsidR="00B23577">
        <w:t xml:space="preserve">. </w:t>
      </w:r>
      <w:r w:rsidR="00B23577" w:rsidRPr="00C46085">
        <w:t>Speciﬁc sites for ﬂow restoration can be chosen based on patterns of sub</w:t>
      </w:r>
      <w:r w:rsidR="00B23577">
        <w:t>-</w:t>
      </w:r>
      <w:r w:rsidR="00B23577" w:rsidRPr="00C46085">
        <w:t>daily ﬂow</w:t>
      </w:r>
      <w:r w:rsidR="00B23577">
        <w:t xml:space="preserve"> </w:t>
      </w:r>
      <w:r w:rsidR="00B23577" w:rsidRPr="00C46085">
        <w:t>ﬂuctuations compared with unregulated sites</w:t>
      </w:r>
      <w:r w:rsidR="00B23577">
        <w:t xml:space="preserve">. </w:t>
      </w:r>
    </w:p>
    <w:p w14:paraId="266CB930" w14:textId="72AC2880" w:rsidR="00806AFB" w:rsidRPr="00B23577" w:rsidRDefault="00806AFB" w:rsidP="000A2D49">
      <w:commentRangeStart w:id="109"/>
      <w:r w:rsidRPr="00A24154">
        <w:rPr>
          <w:rFonts w:cs="Times New Roman"/>
          <w:highlight w:val="yellow"/>
        </w:rPr>
        <w:t>In addition, it allows for strategic managem</w:t>
      </w:r>
      <w:r>
        <w:rPr>
          <w:rFonts w:cs="Times New Roman"/>
          <w:highlight w:val="yellow"/>
        </w:rPr>
        <w:t xml:space="preserve">ent options XXXXXX. This </w:t>
      </w:r>
      <w:r w:rsidRPr="00A24154">
        <w:rPr>
          <w:rFonts w:cs="Times New Roman"/>
          <w:highlight w:val="yellow"/>
        </w:rPr>
        <w:t xml:space="preserve">could be further </w:t>
      </w:r>
      <w:r w:rsidRPr="00A24154">
        <w:rPr>
          <w:rFonts w:cs="Times New Roman" w:hint="eastAsia"/>
          <w:highlight w:val="yellow"/>
        </w:rPr>
        <w:t>en</w:t>
      </w:r>
      <w:r w:rsidRPr="00A24154">
        <w:rPr>
          <w:rFonts w:cs="Times New Roman"/>
          <w:highlight w:val="yellow"/>
        </w:rPr>
        <w:t>abled with environmental flows assessment with its ecological implications.</w:t>
      </w:r>
      <w:commentRangeEnd w:id="109"/>
      <w:r>
        <w:rPr>
          <w:rStyle w:val="CommentReference"/>
        </w:rPr>
        <w:commentReference w:id="109"/>
      </w:r>
    </w:p>
    <w:p w14:paraId="49D5BF14" w14:textId="2A3BA167" w:rsidR="007447F1" w:rsidRDefault="007447F1" w:rsidP="007447F1">
      <w:pPr>
        <w:pStyle w:val="Heading1"/>
      </w:pPr>
      <w:r>
        <w:t>Acknowledgement</w:t>
      </w:r>
    </w:p>
    <w:p w14:paraId="1C794BA1" w14:textId="38B5DF22" w:rsidR="000867B8" w:rsidRPr="0006201E" w:rsidRDefault="00263963" w:rsidP="0006201E">
      <w:pPr>
        <w:rPr>
          <w:rFonts w:cs="Times New Roman"/>
        </w:rPr>
        <w:sectPr w:rsidR="000867B8" w:rsidRPr="0006201E" w:rsidSect="009F1295">
          <w:type w:val="continuous"/>
          <w:pgSz w:w="12240" w:h="15840"/>
          <w:pgMar w:top="1440" w:right="1440" w:bottom="1440" w:left="1440" w:header="720" w:footer="720" w:gutter="0"/>
          <w:cols w:space="720"/>
          <w:docGrid w:linePitch="360"/>
        </w:sectPr>
      </w:pPr>
      <w:r w:rsidRPr="00263963">
        <w:rPr>
          <w:rFonts w:cs="Times New Roman"/>
        </w:rPr>
        <w:t>The authors wish to</w:t>
      </w:r>
      <w:r w:rsidR="00DD680F">
        <w:rPr>
          <w:rFonts w:cs="Times New Roman"/>
        </w:rPr>
        <w:t xml:space="preserve"> acknowledge the efforts of XXXXX by helping with the setup of the </w:t>
      </w:r>
      <w:proofErr w:type="spellStart"/>
      <w:r w:rsidR="00DD680F">
        <w:rPr>
          <w:rFonts w:cs="Times New Roman"/>
        </w:rPr>
        <w:t>programme</w:t>
      </w:r>
      <w:proofErr w:type="spellEnd"/>
      <w:r w:rsidR="00DD680F">
        <w:rPr>
          <w:rFonts w:cs="Times New Roman"/>
        </w:rPr>
        <w:t xml:space="preserve"> at initial stage. </w:t>
      </w:r>
      <w:r w:rsidR="00C46085" w:rsidRPr="00C46085">
        <w:rPr>
          <w:rFonts w:cs="Times New Roman"/>
        </w:rPr>
        <w:t>Funding for this project was provided by the</w:t>
      </w:r>
      <w:r w:rsidR="0006201E" w:rsidRPr="0006201E">
        <w:rPr>
          <w:rFonts w:cs="Times New Roman"/>
        </w:rPr>
        <w:t xml:space="preserve"> NSFC Youth Fund </w:t>
      </w:r>
      <w:proofErr w:type="spellStart"/>
      <w:r w:rsidR="0006201E" w:rsidRPr="0006201E">
        <w:rPr>
          <w:rFonts w:cs="Times New Roman"/>
        </w:rPr>
        <w:t>programme</w:t>
      </w:r>
      <w:proofErr w:type="spellEnd"/>
      <w:r w:rsidR="0006201E" w:rsidRPr="0006201E">
        <w:rPr>
          <w:rFonts w:cs="Times New Roman"/>
        </w:rPr>
        <w:t xml:space="preserve"> of “Environmental flows study for small green hydropower plants: integrated hydro-thermal regimes analysis” (project code 51909126)</w:t>
      </w:r>
      <w:r w:rsidR="00DD680F">
        <w:rPr>
          <w:rFonts w:cs="Times New Roman"/>
        </w:rPr>
        <w:t>, and the interdisciplinary study project IRC Flexible Fund “</w:t>
      </w:r>
      <w:r w:rsidR="00DD680F" w:rsidRPr="00DD680F">
        <w:rPr>
          <w:rFonts w:cs="Times New Roman"/>
        </w:rPr>
        <w:t>Integrating science and monitoring to predict emerging risks for water pollution and river ecosystem health</w:t>
      </w:r>
      <w:r w:rsidR="00DD680F">
        <w:rPr>
          <w:rFonts w:cs="Times New Roman"/>
        </w:rPr>
        <w:t xml:space="preserve">” </w:t>
      </w:r>
      <w:r w:rsidR="00DD680F" w:rsidRPr="00DD680F">
        <w:rPr>
          <w:rFonts w:cs="Times New Roman"/>
        </w:rPr>
        <w:t>(budget code: E01200500006)</w:t>
      </w:r>
      <w:r w:rsidR="00DD680F">
        <w:rPr>
          <w:rFonts w:cs="Times New Roman"/>
        </w:rPr>
        <w:t xml:space="preserve">. </w:t>
      </w:r>
    </w:p>
    <w:p w14:paraId="65A37558" w14:textId="197AF0EC" w:rsidR="000867B8" w:rsidRDefault="000867B8" w:rsidP="00294AE5">
      <w:pPr>
        <w:pStyle w:val="Heading1"/>
        <w:sectPr w:rsidR="000867B8" w:rsidSect="009F1295">
          <w:type w:val="continuous"/>
          <w:pgSz w:w="12240" w:h="15840"/>
          <w:pgMar w:top="1440" w:right="1440" w:bottom="1440" w:left="1440" w:header="720" w:footer="720" w:gutter="0"/>
          <w:cols w:num="2" w:space="720"/>
          <w:docGrid w:linePitch="360"/>
        </w:sectPr>
      </w:pPr>
    </w:p>
    <w:p w14:paraId="380D53FD" w14:textId="7D70A629" w:rsidR="00294AE5" w:rsidRDefault="007447F1" w:rsidP="00294AE5">
      <w:pPr>
        <w:pStyle w:val="Heading1"/>
      </w:pPr>
      <w:r>
        <w:lastRenderedPageBreak/>
        <w:t>R</w:t>
      </w:r>
      <w:r>
        <w:rPr>
          <w:rFonts w:hint="eastAsia"/>
        </w:rPr>
        <w:t>eferences</w:t>
      </w:r>
      <w:r>
        <w:t xml:space="preserve"> </w:t>
      </w:r>
    </w:p>
    <w:p w14:paraId="1C929AFD" w14:textId="77777777" w:rsidR="006E5D98" w:rsidRPr="006E5D98" w:rsidRDefault="006E5D98" w:rsidP="006E5D98">
      <w:pPr>
        <w:rPr>
          <w:sz w:val="20"/>
        </w:rPr>
      </w:pPr>
      <w:r w:rsidRPr="006E5D98">
        <w:rPr>
          <w:sz w:val="20"/>
        </w:rPr>
        <w:t xml:space="preserve">Alonso, C., </w:t>
      </w:r>
      <w:proofErr w:type="spellStart"/>
      <w:r w:rsidRPr="006E5D98">
        <w:rPr>
          <w:sz w:val="20"/>
        </w:rPr>
        <w:t>Román</w:t>
      </w:r>
      <w:proofErr w:type="spellEnd"/>
      <w:r w:rsidRPr="006E5D98">
        <w:rPr>
          <w:sz w:val="20"/>
        </w:rPr>
        <w:t xml:space="preserve">, A., </w:t>
      </w:r>
      <w:proofErr w:type="spellStart"/>
      <w:r w:rsidRPr="006E5D98">
        <w:rPr>
          <w:sz w:val="20"/>
        </w:rPr>
        <w:t>Bejarano</w:t>
      </w:r>
      <w:proofErr w:type="spellEnd"/>
      <w:r w:rsidRPr="006E5D98">
        <w:rPr>
          <w:sz w:val="20"/>
        </w:rPr>
        <w:t xml:space="preserve">, M.D., de Jalon, D.G. and </w:t>
      </w:r>
      <w:proofErr w:type="spellStart"/>
      <w:r w:rsidRPr="006E5D98">
        <w:rPr>
          <w:sz w:val="20"/>
        </w:rPr>
        <w:t>Carolli</w:t>
      </w:r>
      <w:proofErr w:type="spellEnd"/>
      <w:r w:rsidRPr="006E5D98">
        <w:rPr>
          <w:sz w:val="20"/>
        </w:rPr>
        <w:t>, M., 2017. A graphical approach to characterize sub-daily flow regimes and evaluate its alterations due to hydropeaking. Science of The Total Environment, 574, pp.532-543.</w:t>
      </w:r>
    </w:p>
    <w:p w14:paraId="3F509AA0" w14:textId="77777777" w:rsidR="006E5D98" w:rsidRPr="006E5D98" w:rsidRDefault="006E5D98" w:rsidP="006E5D98">
      <w:pPr>
        <w:rPr>
          <w:sz w:val="20"/>
        </w:rPr>
      </w:pPr>
      <w:r w:rsidRPr="006E5D98">
        <w:rPr>
          <w:sz w:val="20"/>
        </w:rPr>
        <w:t xml:space="preserve">Carlisle, D.M., Falcone, J., </w:t>
      </w:r>
      <w:proofErr w:type="spellStart"/>
      <w:r w:rsidRPr="006E5D98">
        <w:rPr>
          <w:sz w:val="20"/>
        </w:rPr>
        <w:t>Wolock</w:t>
      </w:r>
      <w:proofErr w:type="spellEnd"/>
      <w:r w:rsidRPr="006E5D98">
        <w:rPr>
          <w:sz w:val="20"/>
        </w:rPr>
        <w:t>, D.M., Meador, M.R. and Norris, R.H., 2010. Predicting the natural flow regime: models for assessing hydrological alteration in streams. River Research and Applications, 26(2), pp.118-136.</w:t>
      </w:r>
    </w:p>
    <w:p w14:paraId="6E74BE2F" w14:textId="77777777" w:rsidR="00B34A25" w:rsidRPr="006E5D98" w:rsidRDefault="00B34A25" w:rsidP="00B34A25">
      <w:pPr>
        <w:rPr>
          <w:rFonts w:cs="Times New Roman"/>
          <w:sz w:val="20"/>
        </w:rPr>
      </w:pPr>
      <w:proofErr w:type="spellStart"/>
      <w:r w:rsidRPr="006E5D98">
        <w:rPr>
          <w:rFonts w:cs="Times New Roman"/>
          <w:sz w:val="20"/>
        </w:rPr>
        <w:t>Carolli</w:t>
      </w:r>
      <w:proofErr w:type="spellEnd"/>
      <w:r w:rsidRPr="006E5D98">
        <w:rPr>
          <w:rFonts w:cs="Times New Roman"/>
          <w:sz w:val="20"/>
        </w:rPr>
        <w:t xml:space="preserve">, M., </w:t>
      </w:r>
      <w:proofErr w:type="spellStart"/>
      <w:r w:rsidRPr="006E5D98">
        <w:rPr>
          <w:rFonts w:cs="Times New Roman"/>
          <w:sz w:val="20"/>
        </w:rPr>
        <w:t>Vanzo</w:t>
      </w:r>
      <w:proofErr w:type="spellEnd"/>
      <w:r w:rsidRPr="006E5D98">
        <w:rPr>
          <w:rFonts w:cs="Times New Roman"/>
          <w:sz w:val="20"/>
        </w:rPr>
        <w:t xml:space="preserve">, D., </w:t>
      </w:r>
      <w:proofErr w:type="spellStart"/>
      <w:r w:rsidRPr="006E5D98">
        <w:rPr>
          <w:rFonts w:cs="Times New Roman"/>
          <w:sz w:val="20"/>
        </w:rPr>
        <w:t>Siviglia</w:t>
      </w:r>
      <w:proofErr w:type="spellEnd"/>
      <w:r w:rsidRPr="006E5D98">
        <w:rPr>
          <w:rFonts w:cs="Times New Roman"/>
          <w:sz w:val="20"/>
        </w:rPr>
        <w:t xml:space="preserve">, A., </w:t>
      </w:r>
      <w:proofErr w:type="spellStart"/>
      <w:r w:rsidRPr="006E5D98">
        <w:rPr>
          <w:rFonts w:cs="Times New Roman"/>
          <w:sz w:val="20"/>
        </w:rPr>
        <w:t>Zolezzi</w:t>
      </w:r>
      <w:proofErr w:type="spellEnd"/>
      <w:r w:rsidRPr="006E5D98">
        <w:rPr>
          <w:rFonts w:cs="Times New Roman"/>
          <w:sz w:val="20"/>
        </w:rPr>
        <w:t xml:space="preserve">, G., Bruno, M.C. and </w:t>
      </w:r>
      <w:proofErr w:type="spellStart"/>
      <w:r w:rsidRPr="006E5D98">
        <w:rPr>
          <w:rFonts w:cs="Times New Roman"/>
          <w:sz w:val="20"/>
        </w:rPr>
        <w:t>Alfredsen</w:t>
      </w:r>
      <w:proofErr w:type="spellEnd"/>
      <w:r w:rsidRPr="006E5D98">
        <w:rPr>
          <w:rFonts w:cs="Times New Roman"/>
          <w:sz w:val="20"/>
        </w:rPr>
        <w:t>, K., 2015. A simple procedure for the assessment of hydropeaking flow alterations applied to several European streams. Aquatic sciences, 77(4), pp.639-653.</w:t>
      </w:r>
    </w:p>
    <w:p w14:paraId="1DB7270D" w14:textId="1135736B" w:rsidR="007C4348" w:rsidRDefault="006E5D98" w:rsidP="006E5D98">
      <w:pPr>
        <w:rPr>
          <w:sz w:val="20"/>
        </w:rPr>
      </w:pPr>
      <w:r w:rsidRPr="006E5D98">
        <w:rPr>
          <w:sz w:val="20"/>
        </w:rPr>
        <w:t>Dang, T.D., Cochrane, T.A. and Arias, M.E., 2018. Future hydrological alterations in the Mekong Delta under the impact of water resources development, land subsidence and sea level rise. Journal of Hydrology: Regional Studies, 15, pp.119-133.</w:t>
      </w:r>
    </w:p>
    <w:p w14:paraId="4A9984EC" w14:textId="148BB157" w:rsidR="000F731F" w:rsidRPr="006E5D98" w:rsidRDefault="000F731F" w:rsidP="006E5D98">
      <w:pPr>
        <w:rPr>
          <w:sz w:val="20"/>
        </w:rPr>
        <w:sectPr w:rsidR="000F731F" w:rsidRPr="006E5D98" w:rsidSect="009F1295">
          <w:type w:val="continuous"/>
          <w:pgSz w:w="12240" w:h="15840"/>
          <w:pgMar w:top="1440" w:right="1440" w:bottom="1440" w:left="1440" w:header="720" w:footer="720" w:gutter="0"/>
          <w:cols w:space="720"/>
          <w:docGrid w:linePitch="360"/>
        </w:sectPr>
      </w:pPr>
      <w:proofErr w:type="spellStart"/>
      <w:r w:rsidRPr="000F731F">
        <w:rPr>
          <w:sz w:val="20"/>
        </w:rPr>
        <w:t>Hauer</w:t>
      </w:r>
      <w:proofErr w:type="spellEnd"/>
      <w:r w:rsidRPr="000F731F">
        <w:rPr>
          <w:sz w:val="20"/>
        </w:rPr>
        <w:t xml:space="preserve">, C., </w:t>
      </w:r>
      <w:proofErr w:type="spellStart"/>
      <w:r w:rsidRPr="000F731F">
        <w:rPr>
          <w:sz w:val="20"/>
        </w:rPr>
        <w:t>Siviglia</w:t>
      </w:r>
      <w:proofErr w:type="spellEnd"/>
      <w:r w:rsidRPr="000F731F">
        <w:rPr>
          <w:sz w:val="20"/>
        </w:rPr>
        <w:t xml:space="preserve">, A. and </w:t>
      </w:r>
      <w:proofErr w:type="spellStart"/>
      <w:r w:rsidRPr="000F731F">
        <w:rPr>
          <w:sz w:val="20"/>
        </w:rPr>
        <w:t>Zolezzi</w:t>
      </w:r>
      <w:proofErr w:type="spellEnd"/>
      <w:r w:rsidRPr="000F731F">
        <w:rPr>
          <w:sz w:val="20"/>
        </w:rPr>
        <w:t>, G., 2017. Hydropeaking in regulated rivers–From process understanding to design of mitigation measures. Sci. Total Environ, 579, pp.22-26.</w:t>
      </w:r>
    </w:p>
    <w:p w14:paraId="7E4177FB" w14:textId="5E927A6D" w:rsidR="0036555A" w:rsidRDefault="00AE2D03" w:rsidP="000A2D49">
      <w:pPr>
        <w:rPr>
          <w:rFonts w:cs="Times New Roman"/>
          <w:sz w:val="20"/>
        </w:rPr>
      </w:pPr>
      <w:proofErr w:type="spellStart"/>
      <w:r w:rsidRPr="00AE2D03">
        <w:rPr>
          <w:rFonts w:cs="Times New Roman"/>
          <w:sz w:val="20"/>
        </w:rPr>
        <w:lastRenderedPageBreak/>
        <w:t>Meile</w:t>
      </w:r>
      <w:proofErr w:type="spellEnd"/>
      <w:r w:rsidRPr="00AE2D03">
        <w:rPr>
          <w:rFonts w:cs="Times New Roman"/>
          <w:sz w:val="20"/>
        </w:rPr>
        <w:t xml:space="preserve">, T., </w:t>
      </w:r>
      <w:proofErr w:type="spellStart"/>
      <w:r w:rsidRPr="00AE2D03">
        <w:rPr>
          <w:rFonts w:cs="Times New Roman"/>
          <w:sz w:val="20"/>
        </w:rPr>
        <w:t>Boillat</w:t>
      </w:r>
      <w:proofErr w:type="spellEnd"/>
      <w:r w:rsidRPr="00AE2D03">
        <w:rPr>
          <w:rFonts w:cs="Times New Roman"/>
          <w:sz w:val="20"/>
        </w:rPr>
        <w:t xml:space="preserve">, J.L. and </w:t>
      </w:r>
      <w:proofErr w:type="spellStart"/>
      <w:r w:rsidRPr="00AE2D03">
        <w:rPr>
          <w:rFonts w:cs="Times New Roman"/>
          <w:sz w:val="20"/>
        </w:rPr>
        <w:t>Schleiss</w:t>
      </w:r>
      <w:proofErr w:type="spellEnd"/>
      <w:r w:rsidRPr="00AE2D03">
        <w:rPr>
          <w:rFonts w:cs="Times New Roman"/>
          <w:sz w:val="20"/>
        </w:rPr>
        <w:t>, A.J., 2011. Hydropeaking indicators for characterization of the Upper-Rhone River in Switzerland. Aquatic Sciences, 73(1), pp.171-182.</w:t>
      </w:r>
    </w:p>
    <w:p w14:paraId="7D2B23B4" w14:textId="5C968624" w:rsidR="00AE2D03" w:rsidRPr="006E5D98" w:rsidRDefault="00AE2D03" w:rsidP="000A2D49">
      <w:pPr>
        <w:rPr>
          <w:rFonts w:cs="Times New Roman"/>
          <w:sz w:val="20"/>
        </w:rPr>
        <w:sectPr w:rsidR="00AE2D03" w:rsidRPr="006E5D98" w:rsidSect="009F1295">
          <w:type w:val="continuous"/>
          <w:pgSz w:w="12240" w:h="15840"/>
          <w:pgMar w:top="1440" w:right="1440" w:bottom="1440" w:left="1440" w:header="720" w:footer="720" w:gutter="0"/>
          <w:cols w:space="720"/>
          <w:docGrid w:linePitch="360"/>
        </w:sectPr>
      </w:pPr>
    </w:p>
    <w:p w14:paraId="1D59DA50" w14:textId="77777777" w:rsidR="00B34A25" w:rsidRPr="006E5D98" w:rsidRDefault="00B34A25" w:rsidP="00B34A25">
      <w:pPr>
        <w:rPr>
          <w:rFonts w:cs="Times New Roman"/>
          <w:sz w:val="20"/>
        </w:rPr>
      </w:pPr>
      <w:r w:rsidRPr="006E5D98">
        <w:rPr>
          <w:rFonts w:cs="Times New Roman"/>
          <w:sz w:val="20"/>
        </w:rPr>
        <w:lastRenderedPageBreak/>
        <w:t>Richter, B.D., Baumgartner, J.V., Powell, J. and Braun, D.P., 1996. A method for assessing hydrologic alteration within ecosystems. Conservation biology, 10(4), pp.1163-1174.</w:t>
      </w:r>
    </w:p>
    <w:p w14:paraId="518E1BD1" w14:textId="77777777" w:rsidR="00B34A25" w:rsidRPr="006E5D98" w:rsidRDefault="00B34A25" w:rsidP="00B34A25">
      <w:pPr>
        <w:rPr>
          <w:sz w:val="20"/>
        </w:rPr>
      </w:pPr>
      <w:proofErr w:type="spellStart"/>
      <w:r w:rsidRPr="006E5D98">
        <w:rPr>
          <w:rFonts w:hint="eastAsia"/>
          <w:sz w:val="20"/>
        </w:rPr>
        <w:t>Vanzo</w:t>
      </w:r>
      <w:proofErr w:type="spellEnd"/>
      <w:r w:rsidRPr="006E5D98">
        <w:rPr>
          <w:rFonts w:hint="eastAsia"/>
          <w:sz w:val="20"/>
        </w:rPr>
        <w:t xml:space="preserve">, D., </w:t>
      </w:r>
      <w:proofErr w:type="spellStart"/>
      <w:r w:rsidRPr="006E5D98">
        <w:rPr>
          <w:rFonts w:hint="eastAsia"/>
          <w:sz w:val="20"/>
        </w:rPr>
        <w:t>Siviglia</w:t>
      </w:r>
      <w:proofErr w:type="spellEnd"/>
      <w:r w:rsidRPr="006E5D98">
        <w:rPr>
          <w:rFonts w:hint="eastAsia"/>
          <w:sz w:val="20"/>
        </w:rPr>
        <w:t xml:space="preserve">, A., </w:t>
      </w:r>
      <w:proofErr w:type="spellStart"/>
      <w:r w:rsidRPr="006E5D98">
        <w:rPr>
          <w:rFonts w:hint="eastAsia"/>
          <w:sz w:val="20"/>
        </w:rPr>
        <w:t>Carolli</w:t>
      </w:r>
      <w:proofErr w:type="spellEnd"/>
      <w:r w:rsidRPr="006E5D98">
        <w:rPr>
          <w:rFonts w:hint="eastAsia"/>
          <w:sz w:val="20"/>
        </w:rPr>
        <w:t xml:space="preserve">, M. and </w:t>
      </w:r>
      <w:proofErr w:type="spellStart"/>
      <w:r w:rsidRPr="006E5D98">
        <w:rPr>
          <w:rFonts w:hint="eastAsia"/>
          <w:sz w:val="20"/>
        </w:rPr>
        <w:t>Zolezzi</w:t>
      </w:r>
      <w:proofErr w:type="spellEnd"/>
      <w:r w:rsidRPr="006E5D98">
        <w:rPr>
          <w:rFonts w:hint="eastAsia"/>
          <w:sz w:val="20"/>
        </w:rPr>
        <w:t>, G., 2016. Characterization of sub</w:t>
      </w:r>
      <w:r w:rsidRPr="006E5D98">
        <w:rPr>
          <w:rFonts w:hint="eastAsia"/>
          <w:sz w:val="20"/>
        </w:rPr>
        <w:t>‐</w:t>
      </w:r>
      <w:r w:rsidRPr="006E5D98">
        <w:rPr>
          <w:rFonts w:hint="eastAsia"/>
          <w:sz w:val="20"/>
        </w:rPr>
        <w:t>daily thermal regime in alpine rivers: quantification of alterations induced by hydropeaking. Hydrological Processes, 30(7), pp.1052-1070.</w:t>
      </w:r>
    </w:p>
    <w:p w14:paraId="48E7867B" w14:textId="77777777" w:rsidR="00B34A25" w:rsidRDefault="0020207C" w:rsidP="00B34A25">
      <w:pPr>
        <w:rPr>
          <w:rFonts w:cs="Times New Roman"/>
          <w:sz w:val="20"/>
        </w:rPr>
      </w:pPr>
      <w:r w:rsidRPr="0020207C">
        <w:rPr>
          <w:rFonts w:cs="Times New Roman" w:hint="eastAsia"/>
          <w:sz w:val="20"/>
        </w:rPr>
        <w:t xml:space="preserve">Zimmerman, J.K., Letcher, B.H., </w:t>
      </w:r>
      <w:proofErr w:type="spellStart"/>
      <w:r w:rsidRPr="0020207C">
        <w:rPr>
          <w:rFonts w:cs="Times New Roman" w:hint="eastAsia"/>
          <w:sz w:val="20"/>
        </w:rPr>
        <w:t>Nislow</w:t>
      </w:r>
      <w:proofErr w:type="spellEnd"/>
      <w:r w:rsidRPr="0020207C">
        <w:rPr>
          <w:rFonts w:cs="Times New Roman" w:hint="eastAsia"/>
          <w:sz w:val="20"/>
        </w:rPr>
        <w:t xml:space="preserve">, K.H., Lutz, K.A. and </w:t>
      </w:r>
      <w:proofErr w:type="spellStart"/>
      <w:r w:rsidRPr="0020207C">
        <w:rPr>
          <w:rFonts w:cs="Times New Roman" w:hint="eastAsia"/>
          <w:sz w:val="20"/>
        </w:rPr>
        <w:t>Magilligan</w:t>
      </w:r>
      <w:proofErr w:type="spellEnd"/>
      <w:r w:rsidRPr="0020207C">
        <w:rPr>
          <w:rFonts w:cs="Times New Roman" w:hint="eastAsia"/>
          <w:sz w:val="20"/>
        </w:rPr>
        <w:t xml:space="preserve">, F.J., 2010. Determining the effects of dams on </w:t>
      </w:r>
      <w:proofErr w:type="spellStart"/>
      <w:r w:rsidRPr="0020207C">
        <w:rPr>
          <w:rFonts w:cs="Times New Roman" w:hint="eastAsia"/>
          <w:sz w:val="20"/>
        </w:rPr>
        <w:t>subdaily</w:t>
      </w:r>
      <w:proofErr w:type="spellEnd"/>
      <w:r w:rsidRPr="0020207C">
        <w:rPr>
          <w:rFonts w:cs="Times New Roman" w:hint="eastAsia"/>
          <w:sz w:val="20"/>
        </w:rPr>
        <w:t xml:space="preserve"> variation in river flows at a whole</w:t>
      </w:r>
      <w:r w:rsidRPr="0020207C">
        <w:rPr>
          <w:rFonts w:cs="Times New Roman" w:hint="eastAsia"/>
          <w:sz w:val="20"/>
        </w:rPr>
        <w:t>‐</w:t>
      </w:r>
      <w:r w:rsidRPr="0020207C">
        <w:rPr>
          <w:rFonts w:cs="Times New Roman" w:hint="eastAsia"/>
          <w:sz w:val="20"/>
        </w:rPr>
        <w:t>basin scale. River Research and App</w:t>
      </w:r>
      <w:r w:rsidR="00B34A25">
        <w:rPr>
          <w:rFonts w:cs="Times New Roman" w:hint="eastAsia"/>
          <w:sz w:val="20"/>
        </w:rPr>
        <w:t>lications, 26(10), pp.1246-1260</w:t>
      </w:r>
      <w:r w:rsidR="00B34A25">
        <w:rPr>
          <w:rFonts w:cs="Times New Roman"/>
          <w:sz w:val="20"/>
        </w:rPr>
        <w:t>.</w:t>
      </w:r>
    </w:p>
    <w:p w14:paraId="1BACAB72" w14:textId="5AC4BF30" w:rsidR="00B34A25" w:rsidRPr="00B34A25" w:rsidRDefault="00B34A25" w:rsidP="00B34A25">
      <w:pPr>
        <w:rPr>
          <w:rFonts w:cs="Times New Roman"/>
          <w:sz w:val="20"/>
        </w:rPr>
      </w:pPr>
      <w:proofErr w:type="spellStart"/>
      <w:r w:rsidRPr="00B34A25">
        <w:rPr>
          <w:rFonts w:cs="Times New Roman"/>
          <w:sz w:val="20"/>
        </w:rPr>
        <w:t>Zolezzi</w:t>
      </w:r>
      <w:proofErr w:type="spellEnd"/>
      <w:r w:rsidRPr="00B34A25">
        <w:rPr>
          <w:rFonts w:cs="Times New Roman"/>
          <w:sz w:val="20"/>
        </w:rPr>
        <w:t xml:space="preserve">, G., </w:t>
      </w:r>
      <w:proofErr w:type="spellStart"/>
      <w:r w:rsidRPr="00B34A25">
        <w:rPr>
          <w:rFonts w:cs="Times New Roman"/>
          <w:sz w:val="20"/>
        </w:rPr>
        <w:t>Siviglia</w:t>
      </w:r>
      <w:proofErr w:type="spellEnd"/>
      <w:r w:rsidRPr="00B34A25">
        <w:rPr>
          <w:rFonts w:cs="Times New Roman"/>
          <w:sz w:val="20"/>
        </w:rPr>
        <w:t xml:space="preserve">, A., </w:t>
      </w:r>
      <w:proofErr w:type="spellStart"/>
      <w:r w:rsidRPr="00B34A25">
        <w:rPr>
          <w:rFonts w:cs="Times New Roman"/>
          <w:sz w:val="20"/>
        </w:rPr>
        <w:t>Toffolon</w:t>
      </w:r>
      <w:proofErr w:type="spellEnd"/>
      <w:r w:rsidRPr="00B34A25">
        <w:rPr>
          <w:rFonts w:cs="Times New Roman"/>
          <w:sz w:val="20"/>
        </w:rPr>
        <w:t xml:space="preserve">, M. and </w:t>
      </w:r>
      <w:proofErr w:type="spellStart"/>
      <w:r w:rsidRPr="00B34A25">
        <w:rPr>
          <w:rFonts w:cs="Times New Roman"/>
          <w:sz w:val="20"/>
        </w:rPr>
        <w:t>Maiolini</w:t>
      </w:r>
      <w:proofErr w:type="spellEnd"/>
      <w:r w:rsidRPr="00B34A25">
        <w:rPr>
          <w:rFonts w:cs="Times New Roman"/>
          <w:sz w:val="20"/>
        </w:rPr>
        <w:t xml:space="preserve">, B., 2011. </w:t>
      </w:r>
      <w:proofErr w:type="spellStart"/>
      <w:r w:rsidRPr="00B34A25">
        <w:rPr>
          <w:rFonts w:cs="Times New Roman"/>
          <w:sz w:val="20"/>
        </w:rPr>
        <w:t>Thermopeaking</w:t>
      </w:r>
      <w:proofErr w:type="spellEnd"/>
      <w:r w:rsidRPr="00B34A25">
        <w:rPr>
          <w:rFonts w:cs="Times New Roman"/>
          <w:sz w:val="20"/>
        </w:rPr>
        <w:t xml:space="preserve"> in Alpine streams: event characterization and time scales. </w:t>
      </w:r>
      <w:proofErr w:type="spellStart"/>
      <w:r w:rsidRPr="00B34A25">
        <w:rPr>
          <w:rFonts w:cs="Times New Roman"/>
          <w:sz w:val="20"/>
        </w:rPr>
        <w:t>Ecohydrology</w:t>
      </w:r>
      <w:proofErr w:type="spellEnd"/>
      <w:r w:rsidRPr="00B34A25">
        <w:rPr>
          <w:rFonts w:cs="Times New Roman"/>
          <w:sz w:val="20"/>
        </w:rPr>
        <w:t>, 4(4), pp.564-576.</w:t>
      </w:r>
    </w:p>
    <w:p w14:paraId="4A39EB30" w14:textId="77777777" w:rsidR="00B34A25" w:rsidRPr="00B34A25" w:rsidRDefault="00B34A25" w:rsidP="00B34A25">
      <w:pPr>
        <w:rPr>
          <w:rFonts w:cs="Times New Roman"/>
          <w:sz w:val="20"/>
        </w:rPr>
        <w:sectPr w:rsidR="00B34A25" w:rsidRPr="00B34A25" w:rsidSect="009F1295">
          <w:type w:val="continuous"/>
          <w:pgSz w:w="12240" w:h="15840"/>
          <w:pgMar w:top="1440" w:right="1440" w:bottom="1440" w:left="1440" w:header="720" w:footer="720" w:gutter="0"/>
          <w:cols w:space="720"/>
          <w:docGrid w:linePitch="360"/>
        </w:sectPr>
      </w:pPr>
    </w:p>
    <w:p w14:paraId="2B0061D0" w14:textId="77777777" w:rsidR="00B34A25" w:rsidRPr="00B34A25" w:rsidRDefault="00B34A25" w:rsidP="00B34A25">
      <w:pPr>
        <w:rPr>
          <w:rFonts w:cs="Times New Roman"/>
          <w:sz w:val="20"/>
        </w:rPr>
      </w:pPr>
    </w:p>
    <w:p w14:paraId="36C510DF" w14:textId="5A78D70E" w:rsidR="00B34A25" w:rsidRDefault="00B34A25" w:rsidP="0036555A">
      <w:pPr>
        <w:rPr>
          <w:rFonts w:cs="Times New Roman"/>
          <w:sz w:val="20"/>
        </w:rPr>
        <w:sectPr w:rsidR="00B34A25" w:rsidSect="009F1295">
          <w:type w:val="continuous"/>
          <w:pgSz w:w="12240" w:h="15840"/>
          <w:pgMar w:top="1440" w:right="1440" w:bottom="1440" w:left="1440" w:header="720" w:footer="720" w:gutter="0"/>
          <w:cols w:space="720"/>
          <w:docGrid w:linePitch="360"/>
        </w:sectPr>
      </w:pPr>
    </w:p>
    <w:p w14:paraId="7E07CB2C" w14:textId="39A27B77" w:rsidR="00B34A25" w:rsidRPr="006E5D98" w:rsidRDefault="00B34A25" w:rsidP="0036555A">
      <w:pPr>
        <w:rPr>
          <w:rFonts w:cs="Times New Roman"/>
          <w:sz w:val="20"/>
        </w:rPr>
        <w:sectPr w:rsidR="00B34A25" w:rsidRPr="006E5D98" w:rsidSect="009F1295">
          <w:type w:val="continuous"/>
          <w:pgSz w:w="12240" w:h="15840"/>
          <w:pgMar w:top="1440" w:right="1440" w:bottom="1440" w:left="1440" w:header="720" w:footer="720" w:gutter="0"/>
          <w:cols w:space="720"/>
          <w:docGrid w:linePitch="360"/>
        </w:sectPr>
      </w:pPr>
    </w:p>
    <w:p w14:paraId="34F3ED4D" w14:textId="77777777" w:rsidR="00B34A25" w:rsidRPr="00B34A25" w:rsidRDefault="00B34A25">
      <w:pPr>
        <w:rPr>
          <w:rFonts w:cs="Times New Roman"/>
          <w:sz w:val="20"/>
        </w:rPr>
      </w:pPr>
    </w:p>
    <w:sectPr w:rsidR="00B34A25" w:rsidRPr="00B34A25" w:rsidSect="009F1295">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Yijun YANG (20126610)" w:date="2021-06-04T19:56:00Z" w:initials="YY(">
    <w:p w14:paraId="4F152FE4" w14:textId="539511F4" w:rsidR="00E75CEC" w:rsidRDefault="00E75CEC">
      <w:pPr>
        <w:pStyle w:val="CommentText"/>
      </w:pPr>
      <w:r>
        <w:rPr>
          <w:rStyle w:val="CommentReference"/>
        </w:rPr>
        <w:annotationRef/>
      </w:r>
      <w:r>
        <w:rPr>
          <w:rStyle w:val="CommentReference"/>
        </w:rPr>
        <w:t>To be</w:t>
      </w:r>
      <w:r>
        <w:t xml:space="preserve"> added </w:t>
      </w:r>
    </w:p>
  </w:comment>
  <w:comment w:id="19" w:author="Meili Feng" w:date="2021-05-25T12:40:00Z" w:initials="MF">
    <w:p w14:paraId="4EE9EC48" w14:textId="77777777" w:rsidR="003F4FDB" w:rsidRDefault="003F4FDB" w:rsidP="003F4FDB">
      <w:pPr>
        <w:pStyle w:val="CommentText"/>
      </w:pPr>
      <w:r>
        <w:rPr>
          <w:rStyle w:val="CommentReference"/>
        </w:rPr>
        <w:annotationRef/>
      </w:r>
      <w:r>
        <w:t>If these two can be combined or add more information for ‘separation of two events’</w:t>
      </w:r>
    </w:p>
    <w:p w14:paraId="7F1A64CA" w14:textId="77777777" w:rsidR="003F4FDB" w:rsidRDefault="003F4FDB" w:rsidP="003F4FDB">
      <w:pPr>
        <w:pStyle w:val="CommentText"/>
      </w:pPr>
    </w:p>
  </w:comment>
  <w:comment w:id="20" w:author="Yijun YANG (20126610)" w:date="2021-06-04T19:53:00Z" w:initials="YY(">
    <w:p w14:paraId="32998308" w14:textId="77777777" w:rsidR="003F4FDB" w:rsidRDefault="003F4FDB" w:rsidP="003F4FDB">
      <w:pPr>
        <w:pStyle w:val="CommentText"/>
      </w:pPr>
      <w:r>
        <w:rPr>
          <w:rStyle w:val="CommentReference"/>
        </w:rPr>
        <w:annotationRef/>
      </w:r>
      <w:r>
        <w:t>Can I have access to these paper so that I can try to decide whether to combine this method to our toolbox?</w:t>
      </w:r>
    </w:p>
  </w:comment>
  <w:comment w:id="33" w:author="Meili Feng" w:date="2021-05-25T11:27:00Z" w:initials="MF">
    <w:p w14:paraId="222F8AAC" w14:textId="77777777" w:rsidR="00645E4D" w:rsidRDefault="00645E4D" w:rsidP="00883E6E">
      <w:pPr>
        <w:pStyle w:val="CommentText"/>
      </w:pPr>
      <w:r>
        <w:rPr>
          <w:rStyle w:val="CommentReference"/>
        </w:rPr>
        <w:annotationRef/>
      </w:r>
      <w:r>
        <w:t>What function specificall</w:t>
      </w:r>
      <w:r>
        <w:rPr>
          <w:rFonts w:hint="eastAsia"/>
        </w:rPr>
        <w:t>y</w:t>
      </w:r>
      <w:r>
        <w:t>?</w:t>
      </w:r>
    </w:p>
  </w:comment>
  <w:comment w:id="40" w:author="Meili Feng" w:date="2021-05-23T14:28:00Z" w:initials="MF">
    <w:p w14:paraId="14E7A33B" w14:textId="77777777" w:rsidR="00645E4D" w:rsidRDefault="00645E4D" w:rsidP="00883E6E">
      <w:pPr>
        <w:pStyle w:val="CommentText"/>
      </w:pPr>
      <w:r>
        <w:rPr>
          <w:rStyle w:val="CommentReference"/>
        </w:rPr>
        <w:annotationRef/>
      </w:r>
      <w:r w:rsidRPr="008E3CB7">
        <w:t>What is the current resolution by default? Would that be readily to change the customization?</w:t>
      </w:r>
    </w:p>
  </w:comment>
  <w:comment w:id="49" w:author="Meili Feng" w:date="2021-05-25T11:28:00Z" w:initials="MF">
    <w:p w14:paraId="0B2CC6BB" w14:textId="403AC55E" w:rsidR="00645E4D" w:rsidRDefault="00645E4D">
      <w:pPr>
        <w:pStyle w:val="CommentText"/>
      </w:pPr>
      <w:r>
        <w:rPr>
          <w:rStyle w:val="CommentReference"/>
        </w:rPr>
        <w:annotationRef/>
      </w:r>
      <w:r>
        <w:t>What’s the relationship with threshold method and filtering?</w:t>
      </w:r>
    </w:p>
  </w:comment>
  <w:comment w:id="50" w:author="Yijun YANG (20126610)" w:date="2021-06-04T19:34:00Z" w:initials="YY(">
    <w:p w14:paraId="525BE926" w14:textId="5875C793" w:rsidR="00C3424D" w:rsidRDefault="007A5671" w:rsidP="00E75CEC">
      <w:pPr>
        <w:pStyle w:val="CommentText"/>
      </w:pPr>
      <w:r>
        <w:rPr>
          <w:rStyle w:val="CommentReference"/>
        </w:rPr>
        <w:annotationRef/>
      </w:r>
      <w:r w:rsidR="00C3424D">
        <w:t>They are two</w:t>
      </w:r>
      <w:r w:rsidR="00A65B1E">
        <w:t xml:space="preserve"> different ways</w:t>
      </w:r>
      <w:r w:rsidR="00C3424D">
        <w:t xml:space="preserve"> for filtering which do not have any relationships. The threshold method was used in the COSH. </w:t>
      </w:r>
      <w:r w:rsidR="00E75CEC">
        <w:t xml:space="preserve">Although there exist slight differences between these two methods, I cannot decide which one is better. If needed, we can also use the threshold method in our toolbox to have two criteria for filtering (the fluctuation within </w:t>
      </w:r>
      <w:proofErr w:type="spellStart"/>
      <w:r w:rsidR="00E75CEC">
        <w:t>sd</w:t>
      </w:r>
      <w:proofErr w:type="spellEnd"/>
      <w:r w:rsidR="00E75CEC">
        <w:t xml:space="preserve"> and the slope with in the threshold)</w:t>
      </w:r>
    </w:p>
  </w:comment>
  <w:comment w:id="58" w:author="Meili Feng" w:date="2021-05-25T11:50:00Z" w:initials="MF">
    <w:p w14:paraId="6260435E" w14:textId="77777777" w:rsidR="0033581A" w:rsidRDefault="0033581A" w:rsidP="0033581A">
      <w:pPr>
        <w:pStyle w:val="CommentText"/>
      </w:pPr>
      <w:r>
        <w:rPr>
          <w:rStyle w:val="CommentReference"/>
        </w:rPr>
        <w:annotationRef/>
      </w:r>
      <w:r>
        <w:t>What does it mean?</w:t>
      </w:r>
    </w:p>
  </w:comment>
  <w:comment w:id="66" w:author="Yijun YANG (20126610)" w:date="2021-05-06T22:02:00Z" w:initials="YY(">
    <w:p w14:paraId="22055560" w14:textId="77777777" w:rsidR="0033581A" w:rsidRPr="00D32469" w:rsidRDefault="0033581A" w:rsidP="0033581A">
      <w:pPr>
        <w:pStyle w:val="CommentText"/>
        <w:rPr>
          <w:b/>
        </w:rPr>
      </w:pPr>
      <w:r>
        <w:rPr>
          <w:rStyle w:val="CommentReference"/>
        </w:rPr>
        <w:annotationRef/>
      </w:r>
      <w:r>
        <w:rPr>
          <w:rFonts w:hint="eastAsia"/>
        </w:rPr>
        <w:t>新加入的内容：可以在每次</w:t>
      </w:r>
      <w:r>
        <w:rPr>
          <w:rFonts w:hint="eastAsia"/>
        </w:rPr>
        <w:t>filter</w:t>
      </w:r>
      <w:r>
        <w:rPr>
          <w:rFonts w:hint="eastAsia"/>
        </w:rPr>
        <w:t>之后把</w:t>
      </w:r>
      <w:r>
        <w:rPr>
          <w:rFonts w:hint="eastAsia"/>
        </w:rPr>
        <w:t>filter</w:t>
      </w:r>
      <w:r>
        <w:rPr>
          <w:rFonts w:hint="eastAsia"/>
        </w:rPr>
        <w:t>的图像</w:t>
      </w:r>
      <w:r>
        <w:rPr>
          <w:rFonts w:hint="eastAsia"/>
        </w:rPr>
        <w:t>plot</w:t>
      </w:r>
      <w:r>
        <w:rPr>
          <w:rFonts w:hint="eastAsia"/>
        </w:rPr>
        <w:t>出来让使用者看，如果还是有很多小波动，或者过滤完的图像仍然不满意，可以让使用者选择二次过滤</w:t>
      </w:r>
      <w:r>
        <w:rPr>
          <w:rFonts w:hint="eastAsia"/>
        </w:rPr>
        <w:t>/</w:t>
      </w:r>
      <w:r>
        <w:rPr>
          <w:rFonts w:hint="eastAsia"/>
        </w:rPr>
        <w:t>手动调整</w:t>
      </w:r>
      <w:proofErr w:type="spellStart"/>
      <w:r>
        <w:rPr>
          <w:rFonts w:hint="eastAsia"/>
        </w:rPr>
        <w:t>sd</w:t>
      </w:r>
      <w:proofErr w:type="spellEnd"/>
      <w:r>
        <w:rPr>
          <w:rFonts w:hint="eastAsia"/>
        </w:rPr>
        <w:t>范围重新过滤。另外</w:t>
      </w:r>
      <w:r w:rsidRPr="00D32469">
        <w:rPr>
          <w:rFonts w:hint="eastAsia"/>
          <w:b/>
        </w:rPr>
        <w:t>多次基于</w:t>
      </w:r>
      <w:proofErr w:type="spellStart"/>
      <w:r w:rsidRPr="00D32469">
        <w:rPr>
          <w:rFonts w:hint="eastAsia"/>
          <w:b/>
        </w:rPr>
        <w:t>sd</w:t>
      </w:r>
      <w:proofErr w:type="spellEnd"/>
      <w:r w:rsidRPr="00D32469">
        <w:rPr>
          <w:rFonts w:hint="eastAsia"/>
          <w:b/>
        </w:rPr>
        <w:t>过滤是不是可以在数学上推导出，当过滤次数趋近于无穷时，最后能过滤掉百分之多少的数据（我可以研究一下）。实际上这个多次过滤的方法对于区分</w:t>
      </w:r>
      <w:proofErr w:type="spellStart"/>
      <w:r w:rsidRPr="00D32469">
        <w:rPr>
          <w:rFonts w:hint="eastAsia"/>
          <w:b/>
        </w:rPr>
        <w:t>thermopeak</w:t>
      </w:r>
      <w:proofErr w:type="spellEnd"/>
      <w:r w:rsidRPr="00D32469">
        <w:rPr>
          <w:rFonts w:hint="eastAsia"/>
          <w:b/>
        </w:rPr>
        <w:t>这类波动差异很大的有很好的效果。</w:t>
      </w:r>
    </w:p>
  </w:comment>
  <w:comment w:id="67" w:author="Yijun YANG (20126610)" w:date="2021-05-17T12:11:00Z" w:initials="YY(">
    <w:p w14:paraId="41A910C0" w14:textId="77777777" w:rsidR="0033581A" w:rsidRDefault="0033581A" w:rsidP="0033581A">
      <w:pPr>
        <w:pStyle w:val="CommentText"/>
      </w:pPr>
      <w:r>
        <w:rPr>
          <w:rStyle w:val="CommentReference"/>
        </w:rPr>
        <w:annotationRef/>
      </w:r>
      <w:r>
        <w:t xml:space="preserve">Add new </w:t>
      </w:r>
      <w:proofErr w:type="spellStart"/>
      <w:r>
        <w:t>discription</w:t>
      </w:r>
      <w:proofErr w:type="spellEnd"/>
    </w:p>
  </w:comment>
  <w:comment w:id="91" w:author="Meili Feng" w:date="2021-05-25T12:40:00Z" w:initials="MF">
    <w:p w14:paraId="3BD921A4" w14:textId="77777777" w:rsidR="004604B9" w:rsidRDefault="004604B9" w:rsidP="004604B9">
      <w:pPr>
        <w:pStyle w:val="CommentText"/>
      </w:pPr>
      <w:r>
        <w:rPr>
          <w:rStyle w:val="CommentReference"/>
        </w:rPr>
        <w:annotationRef/>
      </w:r>
      <w:r>
        <w:t>If these two can be combined or add more information for ‘separation of two events’</w:t>
      </w:r>
    </w:p>
    <w:p w14:paraId="13EC6360" w14:textId="77777777" w:rsidR="004604B9" w:rsidRDefault="004604B9" w:rsidP="004604B9">
      <w:pPr>
        <w:pStyle w:val="CommentText"/>
      </w:pPr>
    </w:p>
  </w:comment>
  <w:comment w:id="92" w:author="Yijun YANG (20126610)" w:date="2021-06-04T19:53:00Z" w:initials="YY(">
    <w:p w14:paraId="4542F002" w14:textId="090B8F11" w:rsidR="00E75CEC" w:rsidRDefault="00E75CEC">
      <w:pPr>
        <w:pStyle w:val="CommentText"/>
      </w:pPr>
      <w:r>
        <w:rPr>
          <w:rStyle w:val="CommentReference"/>
        </w:rPr>
        <w:annotationRef/>
      </w:r>
      <w:r>
        <w:t>Can I have access to these paper so that I can try to decide whether to combine this method to our toolbox?</w:t>
      </w:r>
    </w:p>
  </w:comment>
  <w:comment w:id="98" w:author="Yijun YANG (20126610)" w:date="2021-06-04T19:57:00Z" w:initials="YY(">
    <w:p w14:paraId="23AABD6E" w14:textId="68406181" w:rsidR="00E75CEC" w:rsidRDefault="00E75CEC">
      <w:pPr>
        <w:pStyle w:val="CommentText"/>
      </w:pPr>
      <w:r>
        <w:rPr>
          <w:rStyle w:val="CommentReference"/>
        </w:rPr>
        <w:annotationRef/>
      </w:r>
      <w:r>
        <w:t>Will these output be ok?</w:t>
      </w:r>
      <w:r w:rsidR="009B4E9F">
        <w:t xml:space="preserve"> </w:t>
      </w:r>
      <w:proofErr w:type="gramStart"/>
      <w:r w:rsidR="009B4E9F">
        <w:t>Is</w:t>
      </w:r>
      <w:proofErr w:type="gramEnd"/>
      <w:r w:rsidR="009B4E9F">
        <w:t xml:space="preserve"> there any other parameters I need to add?</w:t>
      </w:r>
    </w:p>
    <w:p w14:paraId="5B68B0EF" w14:textId="089734B1" w:rsidR="00E75CEC" w:rsidRDefault="00E169B0" w:rsidP="00E75CEC">
      <w:pPr>
        <w:pStyle w:val="CommentText"/>
        <w:numPr>
          <w:ilvl w:val="0"/>
          <w:numId w:val="5"/>
        </w:numPr>
      </w:pPr>
      <w:proofErr w:type="spellStart"/>
      <w:r>
        <w:t>Qmax</w:t>
      </w:r>
      <w:proofErr w:type="spellEnd"/>
      <w:r>
        <w:t>/</w:t>
      </w:r>
      <w:proofErr w:type="spellStart"/>
      <w:r>
        <w:t>Qmin</w:t>
      </w:r>
      <w:proofErr w:type="spellEnd"/>
      <w:r>
        <w:t>: Represent</w:t>
      </w:r>
      <w:r w:rsidR="004F7C54">
        <w:t xml:space="preserve"> the</w:t>
      </w:r>
      <w:r>
        <w:t xml:space="preserve"> magnitude of the peak (used in COSH)</w:t>
      </w:r>
    </w:p>
    <w:p w14:paraId="2BCD2951" w14:textId="353788AB" w:rsidR="00E169B0" w:rsidRDefault="00E169B0" w:rsidP="00E75CEC">
      <w:pPr>
        <w:pStyle w:val="CommentText"/>
        <w:numPr>
          <w:ilvl w:val="0"/>
          <w:numId w:val="5"/>
        </w:numPr>
      </w:pPr>
      <w:r>
        <w:t>The number of peak filtered. (Usually the natural one filtered more than the altered one)</w:t>
      </w:r>
    </w:p>
    <w:p w14:paraId="2E82E542" w14:textId="7585B785" w:rsidR="00E169B0" w:rsidRDefault="00E169B0" w:rsidP="00E75CEC">
      <w:pPr>
        <w:pStyle w:val="CommentText"/>
        <w:numPr>
          <w:ilvl w:val="0"/>
          <w:numId w:val="5"/>
        </w:numPr>
      </w:pPr>
      <w:r>
        <w:t>Number of peak</w:t>
      </w:r>
    </w:p>
    <w:p w14:paraId="2F80A6A4" w14:textId="5CBA30B8" w:rsidR="00E169B0" w:rsidRDefault="00E169B0" w:rsidP="00E75CEC">
      <w:pPr>
        <w:pStyle w:val="CommentText"/>
        <w:numPr>
          <w:ilvl w:val="0"/>
          <w:numId w:val="5"/>
        </w:numPr>
      </w:pPr>
      <w:r>
        <w:t>The average slope in one day</w:t>
      </w:r>
    </w:p>
    <w:p w14:paraId="25DE5045" w14:textId="0469C1E7" w:rsidR="00E169B0" w:rsidRDefault="00E169B0" w:rsidP="00E75CEC">
      <w:pPr>
        <w:pStyle w:val="CommentText"/>
        <w:numPr>
          <w:ilvl w:val="0"/>
          <w:numId w:val="5"/>
        </w:numPr>
      </w:pPr>
      <w:r>
        <w:t xml:space="preserve">The </w:t>
      </w:r>
      <w:r w:rsidR="009B4E9F">
        <w:t>average cumulative peak numbers with the time in a single day</w:t>
      </w:r>
    </w:p>
  </w:comment>
  <w:comment w:id="99" w:author="Meili Feng" w:date="2021-05-25T16:25:00Z" w:initials="MF">
    <w:p w14:paraId="2D2D6815" w14:textId="2386ADCC" w:rsidR="005E51BE" w:rsidRDefault="005E51BE">
      <w:pPr>
        <w:pStyle w:val="CommentText"/>
      </w:pPr>
      <w:r>
        <w:rPr>
          <w:rStyle w:val="CommentReference"/>
        </w:rPr>
        <w:annotationRef/>
      </w:r>
      <w:r>
        <w:t xml:space="preserve">1 </w:t>
      </w:r>
      <w:proofErr w:type="spellStart"/>
      <w:r>
        <w:t>H</w:t>
      </w:r>
      <w:r>
        <w:rPr>
          <w:rFonts w:hint="eastAsia"/>
        </w:rPr>
        <w:t>ydrop</w:t>
      </w:r>
      <w:r>
        <w:t>eaked</w:t>
      </w:r>
      <w:proofErr w:type="spellEnd"/>
      <w:r>
        <w:t xml:space="preserve"> vs. non-peaked </w:t>
      </w:r>
    </w:p>
    <w:p w14:paraId="0F582201" w14:textId="3BE4E41A" w:rsidR="005E51BE" w:rsidRDefault="005E51BE">
      <w:pPr>
        <w:pStyle w:val="CommentText"/>
      </w:pPr>
      <w:r>
        <w:t>2 Only one good hydropeaking station is used</w:t>
      </w:r>
    </w:p>
  </w:comment>
  <w:comment w:id="100" w:author="Yijun YANG (20126610)" w:date="2021-06-04T20:11:00Z" w:initials="YY(">
    <w:p w14:paraId="0F245901" w14:textId="5646F193" w:rsidR="00B257CD" w:rsidRDefault="00B257CD">
      <w:pPr>
        <w:pStyle w:val="CommentText"/>
      </w:pPr>
      <w:r>
        <w:rPr>
          <w:rStyle w:val="CommentReference"/>
        </w:rPr>
        <w:annotationRef/>
      </w:r>
      <w:r>
        <w:t xml:space="preserve">Understood, I will try to find one good station example </w:t>
      </w:r>
    </w:p>
  </w:comment>
  <w:comment w:id="106" w:author="Yijun YANG (20126610)" w:date="2021-08-03T17:57:00Z" w:initials="YY(">
    <w:p w14:paraId="2971F8BA" w14:textId="41502965" w:rsidR="005D3953" w:rsidRDefault="005D3953">
      <w:pPr>
        <w:pStyle w:val="CommentText"/>
      </w:pPr>
      <w:r>
        <w:rPr>
          <w:rStyle w:val="CommentReference"/>
        </w:rPr>
        <w:annotationRef/>
      </w:r>
      <w:r>
        <w:t xml:space="preserve">The toolbox </w:t>
      </w:r>
      <w:proofErr w:type="gramStart"/>
      <w:r>
        <w:t>have</w:t>
      </w:r>
      <w:proofErr w:type="gramEnd"/>
      <w:r>
        <w:t xml:space="preserve"> already recorded every information, such as the time and magnitude of each peaking pairs. </w:t>
      </w:r>
      <w:proofErr w:type="gramStart"/>
      <w:r>
        <w:t>However</w:t>
      </w:r>
      <w:proofErr w:type="gramEnd"/>
      <w:r>
        <w:t xml:space="preserve"> I’m wondering what to do next for analysis. </w:t>
      </w:r>
    </w:p>
    <w:p w14:paraId="05E510D9" w14:textId="77777777" w:rsidR="005D3953" w:rsidRDefault="005D3953">
      <w:pPr>
        <w:pStyle w:val="CommentText"/>
      </w:pPr>
    </w:p>
    <w:p w14:paraId="5FCBEFDA" w14:textId="5F84D694" w:rsidR="005D3953" w:rsidRDefault="005D3953">
      <w:pPr>
        <w:pStyle w:val="CommentText"/>
      </w:pPr>
      <w:r>
        <w:t>The following is what I know:</w:t>
      </w:r>
    </w:p>
    <w:p w14:paraId="363F485D" w14:textId="7C30B7A0" w:rsidR="005D3953" w:rsidRDefault="005D3953">
      <w:pPr>
        <w:pStyle w:val="CommentText"/>
      </w:pPr>
      <w:r>
        <w:t xml:space="preserve">I only know that </w:t>
      </w:r>
      <w:proofErr w:type="spellStart"/>
      <w:r>
        <w:t>hydronum</w:t>
      </w:r>
      <w:proofErr w:type="spellEnd"/>
      <w:r>
        <w:t xml:space="preserve"> represents whether the dam has peaking phenomenon. </w:t>
      </w:r>
    </w:p>
    <w:p w14:paraId="738CD0BC" w14:textId="3600EE75" w:rsidR="005D3953" w:rsidRDefault="005D3953">
      <w:pPr>
        <w:pStyle w:val="CommentText"/>
      </w:pPr>
      <w:r>
        <w:t xml:space="preserve">The recording of </w:t>
      </w:r>
      <w:proofErr w:type="spellStart"/>
      <w:r>
        <w:t>hydronum</w:t>
      </w:r>
      <w:proofErr w:type="spellEnd"/>
      <w:r>
        <w:t xml:space="preserve"> in daily scale can help people know what happened everyday</w:t>
      </w:r>
    </w:p>
    <w:p w14:paraId="740174BA" w14:textId="6542DC34" w:rsidR="005D3953" w:rsidRDefault="005D3953">
      <w:pPr>
        <w:pStyle w:val="CommentText"/>
      </w:pPr>
      <w:r>
        <w:t xml:space="preserve">The </w:t>
      </w:r>
      <w:proofErr w:type="spellStart"/>
      <w:r>
        <w:t>c.d.f</w:t>
      </w:r>
      <w:proofErr w:type="spellEnd"/>
      <w:r>
        <w:t xml:space="preserve"> for the number of appearing peaks vs. 24hours in one day can help people know the distribution of peaking.</w:t>
      </w:r>
    </w:p>
    <w:p w14:paraId="0628C60F" w14:textId="77777777" w:rsidR="005D3953" w:rsidRDefault="005D3953">
      <w:pPr>
        <w:pStyle w:val="CommentText"/>
      </w:pPr>
    </w:p>
    <w:p w14:paraId="55FE84E6" w14:textId="1412D455" w:rsidR="005D3953" w:rsidRDefault="005D3953">
      <w:pPr>
        <w:pStyle w:val="CommentText"/>
      </w:pPr>
      <w:r>
        <w:t xml:space="preserve">Is there any other thing that is helpful? I’m also confusing how to analyze the </w:t>
      </w:r>
      <w:proofErr w:type="spellStart"/>
      <w:r>
        <w:t>themopeak</w:t>
      </w:r>
      <w:proofErr w:type="spellEnd"/>
      <w:r>
        <w:t xml:space="preserve">. </w:t>
      </w:r>
      <w:r w:rsidR="00312AA5">
        <w:t xml:space="preserve">Is only </w:t>
      </w:r>
      <w:proofErr w:type="spellStart"/>
      <w:r w:rsidR="00312AA5">
        <w:t>hydronum</w:t>
      </w:r>
      <w:proofErr w:type="spellEnd"/>
      <w:r w:rsidR="00312AA5">
        <w:t xml:space="preserve"> enough?</w:t>
      </w:r>
    </w:p>
  </w:comment>
  <w:comment w:id="108" w:author="Meili Feng" w:date="2021-05-25T16:35:00Z" w:initials="MF">
    <w:p w14:paraId="4349B211" w14:textId="007A6EE7" w:rsidR="00B81379" w:rsidRDefault="00B81379">
      <w:pPr>
        <w:pStyle w:val="CommentText"/>
      </w:pPr>
      <w:r>
        <w:rPr>
          <w:rStyle w:val="CommentReference"/>
        </w:rPr>
        <w:annotationRef/>
      </w:r>
      <w:r>
        <w:t xml:space="preserve">This section is to be updated. </w:t>
      </w:r>
    </w:p>
  </w:comment>
  <w:comment w:id="109" w:author="Meili Feng" w:date="2021-05-12T19:52:00Z" w:initials="MF">
    <w:p w14:paraId="519AA970" w14:textId="77777777" w:rsidR="00645E4D" w:rsidRDefault="00645E4D" w:rsidP="00806AFB">
      <w:pPr>
        <w:pStyle w:val="CommentText"/>
      </w:pPr>
      <w:r>
        <w:rPr>
          <w:rStyle w:val="CommentReference"/>
        </w:rPr>
        <w:annotationRef/>
      </w:r>
      <w:r>
        <w:t>TBC</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152FE4" w15:done="0"/>
  <w15:commentEx w15:paraId="7F1A64CA" w15:done="0"/>
  <w15:commentEx w15:paraId="32998308" w15:paraIdParent="7F1A64CA" w15:done="0"/>
  <w15:commentEx w15:paraId="222F8AAC" w15:done="0"/>
  <w15:commentEx w15:paraId="14E7A33B" w15:done="0"/>
  <w15:commentEx w15:paraId="0B2CC6BB" w15:done="0"/>
  <w15:commentEx w15:paraId="525BE926" w15:paraIdParent="0B2CC6BB" w15:done="0"/>
  <w15:commentEx w15:paraId="6260435E" w15:done="0"/>
  <w15:commentEx w15:paraId="22055560" w15:done="0"/>
  <w15:commentEx w15:paraId="41A910C0" w15:paraIdParent="22055560" w15:done="0"/>
  <w15:commentEx w15:paraId="13EC6360" w15:done="0"/>
  <w15:commentEx w15:paraId="4542F002" w15:paraIdParent="13EC6360" w15:done="0"/>
  <w15:commentEx w15:paraId="25DE5045" w15:done="0"/>
  <w15:commentEx w15:paraId="0F582201" w15:done="0"/>
  <w15:commentEx w15:paraId="0F245901" w15:paraIdParent="0F582201" w15:done="0"/>
  <w15:commentEx w15:paraId="55FE84E6" w15:done="0"/>
  <w15:commentEx w15:paraId="4349B211" w15:done="0"/>
  <w15:commentEx w15:paraId="519AA97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CCC3D" w14:textId="77777777" w:rsidR="008D5A81" w:rsidRDefault="008D5A81" w:rsidP="00BE2B80">
      <w:pPr>
        <w:spacing w:before="0"/>
      </w:pPr>
      <w:r>
        <w:separator/>
      </w:r>
    </w:p>
  </w:endnote>
  <w:endnote w:type="continuationSeparator" w:id="0">
    <w:p w14:paraId="57ADF501" w14:textId="77777777" w:rsidR="008D5A81" w:rsidRDefault="008D5A81" w:rsidP="00BE2B80">
      <w:pPr>
        <w:spacing w:before="0"/>
      </w:pPr>
      <w:r>
        <w:continuationSeparator/>
      </w:r>
    </w:p>
  </w:endnote>
  <w:endnote w:type="continuationNotice" w:id="1">
    <w:p w14:paraId="6CD3DE9B" w14:textId="77777777" w:rsidR="008D5A81" w:rsidRDefault="008D5A8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477145"/>
      <w:docPartObj>
        <w:docPartGallery w:val="Page Numbers (Bottom of Page)"/>
        <w:docPartUnique/>
      </w:docPartObj>
    </w:sdtPr>
    <w:sdtEndPr>
      <w:rPr>
        <w:noProof/>
      </w:rPr>
    </w:sdtEndPr>
    <w:sdtContent>
      <w:p w14:paraId="1901DC07" w14:textId="528FE493" w:rsidR="00645E4D" w:rsidRDefault="00645E4D">
        <w:pPr>
          <w:pStyle w:val="Footer"/>
          <w:jc w:val="center"/>
        </w:pPr>
        <w:r>
          <w:fldChar w:fldCharType="begin"/>
        </w:r>
        <w:r>
          <w:instrText xml:space="preserve"> PAGE   \* MERGEFORMAT </w:instrText>
        </w:r>
        <w:r>
          <w:fldChar w:fldCharType="separate"/>
        </w:r>
        <w:r w:rsidR="00312AA5">
          <w:rPr>
            <w:noProof/>
          </w:rPr>
          <w:t>10</w:t>
        </w:r>
        <w:r>
          <w:rPr>
            <w:noProof/>
          </w:rPr>
          <w:fldChar w:fldCharType="end"/>
        </w:r>
      </w:p>
    </w:sdtContent>
  </w:sdt>
  <w:p w14:paraId="1F290CE7" w14:textId="77777777" w:rsidR="00645E4D" w:rsidRDefault="00645E4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F2053" w14:textId="77777777" w:rsidR="008D5A81" w:rsidRDefault="008D5A81" w:rsidP="00BE2B80">
      <w:pPr>
        <w:spacing w:before="0"/>
      </w:pPr>
      <w:r>
        <w:separator/>
      </w:r>
    </w:p>
  </w:footnote>
  <w:footnote w:type="continuationSeparator" w:id="0">
    <w:p w14:paraId="5EBE2154" w14:textId="77777777" w:rsidR="008D5A81" w:rsidRDefault="008D5A81" w:rsidP="00BE2B80">
      <w:pPr>
        <w:spacing w:before="0"/>
      </w:pPr>
      <w:r>
        <w:continuationSeparator/>
      </w:r>
    </w:p>
  </w:footnote>
  <w:footnote w:type="continuationNotice" w:id="1">
    <w:p w14:paraId="1A0D5433" w14:textId="77777777" w:rsidR="008D5A81" w:rsidRDefault="008D5A81">
      <w:pPr>
        <w:spacing w:before="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8549F"/>
    <w:multiLevelType w:val="hybridMultilevel"/>
    <w:tmpl w:val="84705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0BE238B"/>
    <w:multiLevelType w:val="hybridMultilevel"/>
    <w:tmpl w:val="8ECCD28C"/>
    <w:lvl w:ilvl="0" w:tplc="04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609628C9"/>
    <w:multiLevelType w:val="hybridMultilevel"/>
    <w:tmpl w:val="08B69C4E"/>
    <w:lvl w:ilvl="0" w:tplc="0D0006EA">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82B7CED"/>
    <w:multiLevelType w:val="hybridMultilevel"/>
    <w:tmpl w:val="D948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C35997"/>
    <w:multiLevelType w:val="hybridMultilevel"/>
    <w:tmpl w:val="2A8812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ili Feng">
    <w15:presenceInfo w15:providerId="AD" w15:userId="S-1-5-21-371399076-3047136788-812747186-49048"/>
  </w15:person>
  <w15:person w15:author="Yijun YANG (20126610)">
    <w15:presenceInfo w15:providerId="None" w15:userId="Yijun YANG (201266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doNotDisplayPageBoundari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4C1"/>
    <w:rsid w:val="000217A7"/>
    <w:rsid w:val="00021B27"/>
    <w:rsid w:val="000225A2"/>
    <w:rsid w:val="00023D62"/>
    <w:rsid w:val="00041BE8"/>
    <w:rsid w:val="00051B32"/>
    <w:rsid w:val="00052677"/>
    <w:rsid w:val="0006201E"/>
    <w:rsid w:val="000659B0"/>
    <w:rsid w:val="00072265"/>
    <w:rsid w:val="00072895"/>
    <w:rsid w:val="00082846"/>
    <w:rsid w:val="000865A6"/>
    <w:rsid w:val="000867B8"/>
    <w:rsid w:val="000919F0"/>
    <w:rsid w:val="000A2D49"/>
    <w:rsid w:val="000A4E4B"/>
    <w:rsid w:val="000D2A45"/>
    <w:rsid w:val="000E2318"/>
    <w:rsid w:val="000E25FF"/>
    <w:rsid w:val="000E3771"/>
    <w:rsid w:val="000E37A9"/>
    <w:rsid w:val="000E4F2E"/>
    <w:rsid w:val="000E7555"/>
    <w:rsid w:val="000F1B7C"/>
    <w:rsid w:val="000F65AD"/>
    <w:rsid w:val="000F6CFC"/>
    <w:rsid w:val="000F731F"/>
    <w:rsid w:val="001013DE"/>
    <w:rsid w:val="0011315B"/>
    <w:rsid w:val="00122C0E"/>
    <w:rsid w:val="0013288E"/>
    <w:rsid w:val="00141C38"/>
    <w:rsid w:val="00154805"/>
    <w:rsid w:val="00157365"/>
    <w:rsid w:val="001769DB"/>
    <w:rsid w:val="00180CA1"/>
    <w:rsid w:val="00192453"/>
    <w:rsid w:val="0019596B"/>
    <w:rsid w:val="001A277A"/>
    <w:rsid w:val="001A3A6B"/>
    <w:rsid w:val="001B0C52"/>
    <w:rsid w:val="001B2A61"/>
    <w:rsid w:val="001B5287"/>
    <w:rsid w:val="001C0AD4"/>
    <w:rsid w:val="001C3AE5"/>
    <w:rsid w:val="001D34C6"/>
    <w:rsid w:val="001D6DAF"/>
    <w:rsid w:val="001D7F95"/>
    <w:rsid w:val="001E7E96"/>
    <w:rsid w:val="0020207C"/>
    <w:rsid w:val="00204D86"/>
    <w:rsid w:val="00213C5A"/>
    <w:rsid w:val="00223034"/>
    <w:rsid w:val="002242FA"/>
    <w:rsid w:val="00231FE0"/>
    <w:rsid w:val="00232252"/>
    <w:rsid w:val="00234CED"/>
    <w:rsid w:val="0023724B"/>
    <w:rsid w:val="00240FA8"/>
    <w:rsid w:val="00242CB5"/>
    <w:rsid w:val="0025110A"/>
    <w:rsid w:val="00257397"/>
    <w:rsid w:val="00263963"/>
    <w:rsid w:val="00270058"/>
    <w:rsid w:val="00287155"/>
    <w:rsid w:val="00294AE5"/>
    <w:rsid w:val="002A22F2"/>
    <w:rsid w:val="002A42AD"/>
    <w:rsid w:val="002A483C"/>
    <w:rsid w:val="002B0110"/>
    <w:rsid w:val="002B09C8"/>
    <w:rsid w:val="002B495B"/>
    <w:rsid w:val="002B609E"/>
    <w:rsid w:val="002C62DF"/>
    <w:rsid w:val="002D7329"/>
    <w:rsid w:val="002E2FE0"/>
    <w:rsid w:val="002F1C82"/>
    <w:rsid w:val="003017EA"/>
    <w:rsid w:val="00302247"/>
    <w:rsid w:val="00312AA5"/>
    <w:rsid w:val="0031685D"/>
    <w:rsid w:val="00321848"/>
    <w:rsid w:val="00331005"/>
    <w:rsid w:val="003310ED"/>
    <w:rsid w:val="00331F90"/>
    <w:rsid w:val="00332D9B"/>
    <w:rsid w:val="0033581A"/>
    <w:rsid w:val="0033614C"/>
    <w:rsid w:val="00345DD3"/>
    <w:rsid w:val="00350F5B"/>
    <w:rsid w:val="00353909"/>
    <w:rsid w:val="0036555A"/>
    <w:rsid w:val="00367473"/>
    <w:rsid w:val="003713A9"/>
    <w:rsid w:val="00371E89"/>
    <w:rsid w:val="0038372D"/>
    <w:rsid w:val="0038621F"/>
    <w:rsid w:val="003A460A"/>
    <w:rsid w:val="003B676A"/>
    <w:rsid w:val="003C0F0C"/>
    <w:rsid w:val="003C3090"/>
    <w:rsid w:val="003C3FB4"/>
    <w:rsid w:val="003D4ACE"/>
    <w:rsid w:val="003D595C"/>
    <w:rsid w:val="003E325C"/>
    <w:rsid w:val="003E5065"/>
    <w:rsid w:val="003F1EC2"/>
    <w:rsid w:val="003F4FDB"/>
    <w:rsid w:val="00402504"/>
    <w:rsid w:val="00406FCA"/>
    <w:rsid w:val="00416425"/>
    <w:rsid w:val="004219D3"/>
    <w:rsid w:val="00423C69"/>
    <w:rsid w:val="00431FFD"/>
    <w:rsid w:val="00433668"/>
    <w:rsid w:val="004416E9"/>
    <w:rsid w:val="004604B9"/>
    <w:rsid w:val="0046431C"/>
    <w:rsid w:val="00475558"/>
    <w:rsid w:val="00481D1E"/>
    <w:rsid w:val="004B2169"/>
    <w:rsid w:val="004B2880"/>
    <w:rsid w:val="004B3003"/>
    <w:rsid w:val="004B3518"/>
    <w:rsid w:val="004C0C63"/>
    <w:rsid w:val="004C1A83"/>
    <w:rsid w:val="004C2AA2"/>
    <w:rsid w:val="004D2F39"/>
    <w:rsid w:val="004D31D0"/>
    <w:rsid w:val="004D6D7A"/>
    <w:rsid w:val="004E189E"/>
    <w:rsid w:val="004F6632"/>
    <w:rsid w:val="004F6A22"/>
    <w:rsid w:val="004F7C54"/>
    <w:rsid w:val="005151E1"/>
    <w:rsid w:val="005178A5"/>
    <w:rsid w:val="0052712C"/>
    <w:rsid w:val="0053112C"/>
    <w:rsid w:val="00546B96"/>
    <w:rsid w:val="005474C1"/>
    <w:rsid w:val="00551111"/>
    <w:rsid w:val="00557D94"/>
    <w:rsid w:val="0056366D"/>
    <w:rsid w:val="005727C9"/>
    <w:rsid w:val="00574B49"/>
    <w:rsid w:val="00582B34"/>
    <w:rsid w:val="00587B09"/>
    <w:rsid w:val="00587DE1"/>
    <w:rsid w:val="00590311"/>
    <w:rsid w:val="0059050E"/>
    <w:rsid w:val="00590F04"/>
    <w:rsid w:val="005967D8"/>
    <w:rsid w:val="005A76B8"/>
    <w:rsid w:val="005C0F5E"/>
    <w:rsid w:val="005D3953"/>
    <w:rsid w:val="005D3E6C"/>
    <w:rsid w:val="005E4010"/>
    <w:rsid w:val="005E51BE"/>
    <w:rsid w:val="005E5AE3"/>
    <w:rsid w:val="005E6023"/>
    <w:rsid w:val="00602714"/>
    <w:rsid w:val="006068C9"/>
    <w:rsid w:val="00610404"/>
    <w:rsid w:val="00620BDE"/>
    <w:rsid w:val="00624CE0"/>
    <w:rsid w:val="0062759C"/>
    <w:rsid w:val="00636534"/>
    <w:rsid w:val="00644A16"/>
    <w:rsid w:val="00645E4D"/>
    <w:rsid w:val="00657548"/>
    <w:rsid w:val="00666BF4"/>
    <w:rsid w:val="00667798"/>
    <w:rsid w:val="0067130C"/>
    <w:rsid w:val="006740AE"/>
    <w:rsid w:val="00686BA1"/>
    <w:rsid w:val="006904F5"/>
    <w:rsid w:val="006A66A7"/>
    <w:rsid w:val="006B700E"/>
    <w:rsid w:val="006C0090"/>
    <w:rsid w:val="006E5D98"/>
    <w:rsid w:val="006E7DF0"/>
    <w:rsid w:val="006F4F94"/>
    <w:rsid w:val="00702C9D"/>
    <w:rsid w:val="007067FE"/>
    <w:rsid w:val="00732219"/>
    <w:rsid w:val="00736D5F"/>
    <w:rsid w:val="007427F0"/>
    <w:rsid w:val="007447F1"/>
    <w:rsid w:val="00767A5D"/>
    <w:rsid w:val="00767DF3"/>
    <w:rsid w:val="007824E0"/>
    <w:rsid w:val="00784D81"/>
    <w:rsid w:val="0079061E"/>
    <w:rsid w:val="00793CBF"/>
    <w:rsid w:val="00796194"/>
    <w:rsid w:val="007A154B"/>
    <w:rsid w:val="007A5671"/>
    <w:rsid w:val="007B4E44"/>
    <w:rsid w:val="007B6B34"/>
    <w:rsid w:val="007B7244"/>
    <w:rsid w:val="007C4348"/>
    <w:rsid w:val="007D3C01"/>
    <w:rsid w:val="007D68E7"/>
    <w:rsid w:val="008012BE"/>
    <w:rsid w:val="0080159F"/>
    <w:rsid w:val="008027F1"/>
    <w:rsid w:val="00806AFB"/>
    <w:rsid w:val="00812FAE"/>
    <w:rsid w:val="00821537"/>
    <w:rsid w:val="0082272C"/>
    <w:rsid w:val="008309E8"/>
    <w:rsid w:val="00837152"/>
    <w:rsid w:val="00837685"/>
    <w:rsid w:val="008504AE"/>
    <w:rsid w:val="00862AD4"/>
    <w:rsid w:val="00864271"/>
    <w:rsid w:val="00881937"/>
    <w:rsid w:val="00883E6E"/>
    <w:rsid w:val="008863AF"/>
    <w:rsid w:val="00892516"/>
    <w:rsid w:val="008946DA"/>
    <w:rsid w:val="00897BAE"/>
    <w:rsid w:val="008D5A81"/>
    <w:rsid w:val="008E02B2"/>
    <w:rsid w:val="008E3CB7"/>
    <w:rsid w:val="008E5DC9"/>
    <w:rsid w:val="008F04F6"/>
    <w:rsid w:val="008F31EB"/>
    <w:rsid w:val="00902714"/>
    <w:rsid w:val="00903551"/>
    <w:rsid w:val="00911167"/>
    <w:rsid w:val="00915ED3"/>
    <w:rsid w:val="00933C8B"/>
    <w:rsid w:val="00952E2B"/>
    <w:rsid w:val="00953346"/>
    <w:rsid w:val="00957238"/>
    <w:rsid w:val="009575BD"/>
    <w:rsid w:val="0097595B"/>
    <w:rsid w:val="00983AEA"/>
    <w:rsid w:val="009A508D"/>
    <w:rsid w:val="009B4E9F"/>
    <w:rsid w:val="009B5DA0"/>
    <w:rsid w:val="009B669B"/>
    <w:rsid w:val="009C13D3"/>
    <w:rsid w:val="009D53D2"/>
    <w:rsid w:val="009E2628"/>
    <w:rsid w:val="009F1295"/>
    <w:rsid w:val="009F3D67"/>
    <w:rsid w:val="00A006E5"/>
    <w:rsid w:val="00A074D3"/>
    <w:rsid w:val="00A12AF6"/>
    <w:rsid w:val="00A204C2"/>
    <w:rsid w:val="00A24154"/>
    <w:rsid w:val="00A27D20"/>
    <w:rsid w:val="00A30127"/>
    <w:rsid w:val="00A43348"/>
    <w:rsid w:val="00A4797B"/>
    <w:rsid w:val="00A622C4"/>
    <w:rsid w:val="00A63348"/>
    <w:rsid w:val="00A65B1E"/>
    <w:rsid w:val="00A65B5F"/>
    <w:rsid w:val="00A67B50"/>
    <w:rsid w:val="00A70C5B"/>
    <w:rsid w:val="00A7691D"/>
    <w:rsid w:val="00A81503"/>
    <w:rsid w:val="00A83070"/>
    <w:rsid w:val="00A92C72"/>
    <w:rsid w:val="00AA1D9D"/>
    <w:rsid w:val="00AC4380"/>
    <w:rsid w:val="00AC65BD"/>
    <w:rsid w:val="00AE2D03"/>
    <w:rsid w:val="00AF5CE8"/>
    <w:rsid w:val="00AF6101"/>
    <w:rsid w:val="00AF75B8"/>
    <w:rsid w:val="00B019C8"/>
    <w:rsid w:val="00B05A95"/>
    <w:rsid w:val="00B15681"/>
    <w:rsid w:val="00B21DED"/>
    <w:rsid w:val="00B22A8A"/>
    <w:rsid w:val="00B23101"/>
    <w:rsid w:val="00B23577"/>
    <w:rsid w:val="00B23F8C"/>
    <w:rsid w:val="00B257CD"/>
    <w:rsid w:val="00B27AFA"/>
    <w:rsid w:val="00B27CC0"/>
    <w:rsid w:val="00B34A25"/>
    <w:rsid w:val="00B55221"/>
    <w:rsid w:val="00B56C67"/>
    <w:rsid w:val="00B63F54"/>
    <w:rsid w:val="00B721A4"/>
    <w:rsid w:val="00B75C08"/>
    <w:rsid w:val="00B81247"/>
    <w:rsid w:val="00B81379"/>
    <w:rsid w:val="00B83D66"/>
    <w:rsid w:val="00B94F6A"/>
    <w:rsid w:val="00BA110C"/>
    <w:rsid w:val="00BA1792"/>
    <w:rsid w:val="00BA547B"/>
    <w:rsid w:val="00BA6954"/>
    <w:rsid w:val="00BB07F5"/>
    <w:rsid w:val="00BB0F56"/>
    <w:rsid w:val="00BC5E4B"/>
    <w:rsid w:val="00BE2B80"/>
    <w:rsid w:val="00BE43C5"/>
    <w:rsid w:val="00BE6AF0"/>
    <w:rsid w:val="00BF1AE9"/>
    <w:rsid w:val="00C01D79"/>
    <w:rsid w:val="00C230FB"/>
    <w:rsid w:val="00C3424D"/>
    <w:rsid w:val="00C44B58"/>
    <w:rsid w:val="00C44FD2"/>
    <w:rsid w:val="00C46085"/>
    <w:rsid w:val="00C62A08"/>
    <w:rsid w:val="00C64B41"/>
    <w:rsid w:val="00C66C7E"/>
    <w:rsid w:val="00C67A12"/>
    <w:rsid w:val="00C7615A"/>
    <w:rsid w:val="00C76877"/>
    <w:rsid w:val="00C806C9"/>
    <w:rsid w:val="00C866B2"/>
    <w:rsid w:val="00C94D69"/>
    <w:rsid w:val="00C97EC4"/>
    <w:rsid w:val="00CB6F93"/>
    <w:rsid w:val="00CC6E54"/>
    <w:rsid w:val="00CD2557"/>
    <w:rsid w:val="00CD4E84"/>
    <w:rsid w:val="00CD57FE"/>
    <w:rsid w:val="00CE5915"/>
    <w:rsid w:val="00CF35AA"/>
    <w:rsid w:val="00D146F1"/>
    <w:rsid w:val="00D228AF"/>
    <w:rsid w:val="00D22FEE"/>
    <w:rsid w:val="00D32469"/>
    <w:rsid w:val="00D77D63"/>
    <w:rsid w:val="00D8183D"/>
    <w:rsid w:val="00D83407"/>
    <w:rsid w:val="00D9372C"/>
    <w:rsid w:val="00DA62F4"/>
    <w:rsid w:val="00DA6867"/>
    <w:rsid w:val="00DB2EE5"/>
    <w:rsid w:val="00DC5D9D"/>
    <w:rsid w:val="00DC6888"/>
    <w:rsid w:val="00DD680F"/>
    <w:rsid w:val="00DE50C4"/>
    <w:rsid w:val="00E10A27"/>
    <w:rsid w:val="00E15A25"/>
    <w:rsid w:val="00E169B0"/>
    <w:rsid w:val="00E2236F"/>
    <w:rsid w:val="00E22B35"/>
    <w:rsid w:val="00E24DA8"/>
    <w:rsid w:val="00E27A80"/>
    <w:rsid w:val="00E51AFF"/>
    <w:rsid w:val="00E7124D"/>
    <w:rsid w:val="00E72D28"/>
    <w:rsid w:val="00E75CEC"/>
    <w:rsid w:val="00E8156B"/>
    <w:rsid w:val="00EA5F44"/>
    <w:rsid w:val="00EB1061"/>
    <w:rsid w:val="00EC1E6E"/>
    <w:rsid w:val="00ED024F"/>
    <w:rsid w:val="00ED5480"/>
    <w:rsid w:val="00EE1D0F"/>
    <w:rsid w:val="00F1199E"/>
    <w:rsid w:val="00F1258D"/>
    <w:rsid w:val="00F24C0E"/>
    <w:rsid w:val="00F35DFB"/>
    <w:rsid w:val="00F40C5D"/>
    <w:rsid w:val="00F413B9"/>
    <w:rsid w:val="00F4697D"/>
    <w:rsid w:val="00F5327A"/>
    <w:rsid w:val="00F61074"/>
    <w:rsid w:val="00F6555F"/>
    <w:rsid w:val="00F66DB8"/>
    <w:rsid w:val="00F743BA"/>
    <w:rsid w:val="00F766C8"/>
    <w:rsid w:val="00FA1518"/>
    <w:rsid w:val="00FA2785"/>
    <w:rsid w:val="00FC6D50"/>
    <w:rsid w:val="00FD0BC3"/>
    <w:rsid w:val="00FD4234"/>
    <w:rsid w:val="00FD4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E6D60"/>
  <w15:chartTrackingRefBased/>
  <w15:docId w15:val="{A7025974-9A0C-4CDE-A740-CE135F2CF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7D63"/>
    <w:pPr>
      <w:spacing w:before="120"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D77D63"/>
    <w:pPr>
      <w:keepNext/>
      <w:keepLines/>
      <w:spacing w:before="240" w:after="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C6888"/>
    <w:pPr>
      <w:keepNext/>
      <w:keepLines/>
      <w:spacing w:before="24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D49"/>
    <w:pPr>
      <w:spacing w:line="36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A2D49"/>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D77D6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C6888"/>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BE2B80"/>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BE2B80"/>
    <w:rPr>
      <w:rFonts w:ascii="Times New Roman" w:hAnsi="Times New Roman"/>
      <w:sz w:val="18"/>
      <w:szCs w:val="18"/>
    </w:rPr>
  </w:style>
  <w:style w:type="paragraph" w:styleId="Footer">
    <w:name w:val="footer"/>
    <w:basedOn w:val="Normal"/>
    <w:link w:val="FooterChar"/>
    <w:uiPriority w:val="99"/>
    <w:unhideWhenUsed/>
    <w:rsid w:val="00BE2B80"/>
    <w:pPr>
      <w:tabs>
        <w:tab w:val="center" w:pos="4513"/>
        <w:tab w:val="right" w:pos="9026"/>
      </w:tabs>
      <w:snapToGrid w:val="0"/>
    </w:pPr>
    <w:rPr>
      <w:sz w:val="18"/>
      <w:szCs w:val="18"/>
    </w:rPr>
  </w:style>
  <w:style w:type="character" w:customStyle="1" w:styleId="FooterChar">
    <w:name w:val="Footer Char"/>
    <w:basedOn w:val="DefaultParagraphFont"/>
    <w:link w:val="Footer"/>
    <w:uiPriority w:val="99"/>
    <w:rsid w:val="00BE2B80"/>
    <w:rPr>
      <w:rFonts w:ascii="Times New Roman" w:hAnsi="Times New Roman"/>
      <w:sz w:val="18"/>
      <w:szCs w:val="18"/>
    </w:rPr>
  </w:style>
  <w:style w:type="paragraph" w:styleId="Revision">
    <w:name w:val="Revision"/>
    <w:hidden/>
    <w:uiPriority w:val="99"/>
    <w:semiHidden/>
    <w:rsid w:val="007427F0"/>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7427F0"/>
    <w:pPr>
      <w:spacing w:before="0"/>
    </w:pPr>
    <w:rPr>
      <w:sz w:val="18"/>
      <w:szCs w:val="18"/>
    </w:rPr>
  </w:style>
  <w:style w:type="character" w:customStyle="1" w:styleId="BalloonTextChar">
    <w:name w:val="Balloon Text Char"/>
    <w:basedOn w:val="DefaultParagraphFont"/>
    <w:link w:val="BalloonText"/>
    <w:uiPriority w:val="99"/>
    <w:semiHidden/>
    <w:rsid w:val="007427F0"/>
    <w:rPr>
      <w:rFonts w:ascii="Times New Roman" w:hAnsi="Times New Roman"/>
      <w:sz w:val="18"/>
      <w:szCs w:val="18"/>
    </w:rPr>
  </w:style>
  <w:style w:type="character" w:styleId="PlaceholderText">
    <w:name w:val="Placeholder Text"/>
    <w:basedOn w:val="DefaultParagraphFont"/>
    <w:uiPriority w:val="99"/>
    <w:semiHidden/>
    <w:rsid w:val="002D7329"/>
    <w:rPr>
      <w:color w:val="808080"/>
    </w:rPr>
  </w:style>
  <w:style w:type="character" w:styleId="CommentReference">
    <w:name w:val="annotation reference"/>
    <w:basedOn w:val="DefaultParagraphFont"/>
    <w:uiPriority w:val="99"/>
    <w:semiHidden/>
    <w:unhideWhenUsed/>
    <w:rsid w:val="007D3C01"/>
    <w:rPr>
      <w:sz w:val="18"/>
      <w:szCs w:val="18"/>
    </w:rPr>
  </w:style>
  <w:style w:type="paragraph" w:styleId="CommentText">
    <w:name w:val="annotation text"/>
    <w:basedOn w:val="Normal"/>
    <w:link w:val="CommentTextChar"/>
    <w:uiPriority w:val="99"/>
    <w:semiHidden/>
    <w:unhideWhenUsed/>
    <w:rsid w:val="007D3C01"/>
    <w:rPr>
      <w:szCs w:val="24"/>
    </w:rPr>
  </w:style>
  <w:style w:type="character" w:customStyle="1" w:styleId="CommentTextChar">
    <w:name w:val="Comment Text Char"/>
    <w:basedOn w:val="DefaultParagraphFont"/>
    <w:link w:val="CommentText"/>
    <w:uiPriority w:val="99"/>
    <w:semiHidden/>
    <w:rsid w:val="007D3C01"/>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7D3C01"/>
    <w:rPr>
      <w:b/>
      <w:bCs/>
      <w:sz w:val="20"/>
      <w:szCs w:val="20"/>
    </w:rPr>
  </w:style>
  <w:style w:type="character" w:customStyle="1" w:styleId="CommentSubjectChar">
    <w:name w:val="Comment Subject Char"/>
    <w:basedOn w:val="CommentTextChar"/>
    <w:link w:val="CommentSubject"/>
    <w:uiPriority w:val="99"/>
    <w:semiHidden/>
    <w:rsid w:val="007D3C01"/>
    <w:rPr>
      <w:rFonts w:ascii="Times New Roman" w:hAnsi="Times New Roman"/>
      <w:b/>
      <w:bCs/>
      <w:sz w:val="20"/>
      <w:szCs w:val="20"/>
    </w:rPr>
  </w:style>
  <w:style w:type="paragraph" w:styleId="ListParagraph">
    <w:name w:val="List Paragraph"/>
    <w:basedOn w:val="Normal"/>
    <w:uiPriority w:val="34"/>
    <w:qFormat/>
    <w:rsid w:val="000217A7"/>
    <w:pPr>
      <w:ind w:left="720"/>
      <w:contextualSpacing/>
    </w:pPr>
  </w:style>
  <w:style w:type="character" w:styleId="Hyperlink">
    <w:name w:val="Hyperlink"/>
    <w:basedOn w:val="DefaultParagraphFont"/>
    <w:uiPriority w:val="99"/>
    <w:unhideWhenUsed/>
    <w:rsid w:val="005D3E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826668">
      <w:bodyDiv w:val="1"/>
      <w:marLeft w:val="0"/>
      <w:marRight w:val="0"/>
      <w:marTop w:val="0"/>
      <w:marBottom w:val="0"/>
      <w:divBdr>
        <w:top w:val="none" w:sz="0" w:space="0" w:color="auto"/>
        <w:left w:val="none" w:sz="0" w:space="0" w:color="auto"/>
        <w:bottom w:val="none" w:sz="0" w:space="0" w:color="auto"/>
        <w:right w:val="none" w:sz="0" w:space="0" w:color="auto"/>
      </w:divBdr>
    </w:div>
    <w:div w:id="1651641154">
      <w:bodyDiv w:val="1"/>
      <w:marLeft w:val="0"/>
      <w:marRight w:val="0"/>
      <w:marTop w:val="0"/>
      <w:marBottom w:val="0"/>
      <w:divBdr>
        <w:top w:val="none" w:sz="0" w:space="0" w:color="auto"/>
        <w:left w:val="none" w:sz="0" w:space="0" w:color="auto"/>
        <w:bottom w:val="none" w:sz="0" w:space="0" w:color="auto"/>
        <w:right w:val="none" w:sz="0" w:space="0" w:color="auto"/>
      </w:divBdr>
    </w:div>
    <w:div w:id="193327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Output.csv" TargetMode="External"/><Relationship Id="rId25" Type="http://schemas.openxmlformats.org/officeDocument/2006/relationships/hyperlink" Target="Daily_hydronum.csv" TargetMode="Externa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footer" Target="footer1.xml"/><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档" ma:contentTypeID="0x010100A3C3FACD94A1314EB3088F99D2030D07" ma:contentTypeVersion="13" ma:contentTypeDescription="新建文档。" ma:contentTypeScope="" ma:versionID="9c1403c71365de587d99efc764aa906a">
  <xsd:schema xmlns:xsd="http://www.w3.org/2001/XMLSchema" xmlns:xs="http://www.w3.org/2001/XMLSchema" xmlns:p="http://schemas.microsoft.com/office/2006/metadata/properties" xmlns:ns3="c1a41ac9-8edb-4851-b500-a11ed5cb8d39" xmlns:ns4="dc11edac-60e7-4743-a3c6-d3ce9f33243d" targetNamespace="http://schemas.microsoft.com/office/2006/metadata/properties" ma:root="true" ma:fieldsID="91133810b6149ceebcaefe2292f5cf68" ns3:_="" ns4:_="">
    <xsd:import namespace="c1a41ac9-8edb-4851-b500-a11ed5cb8d39"/>
    <xsd:import namespace="dc11edac-60e7-4743-a3c6-d3ce9f3324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a41ac9-8edb-4851-b500-a11ed5cb8d39" elementFormDefault="qualified">
    <xsd:import namespace="http://schemas.microsoft.com/office/2006/documentManagement/types"/>
    <xsd:import namespace="http://schemas.microsoft.com/office/infopath/2007/PartnerControls"/>
    <xsd:element name="SharedWithUsers" ma:index="8" nillable="true" ma:displayName="共享对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享对象详细信息" ma:description="" ma:internalName="SharedWithDetails" ma:readOnly="true">
      <xsd:simpleType>
        <xsd:restriction base="dms:Note">
          <xsd:maxLength value="255"/>
        </xsd:restriction>
      </xsd:simpleType>
    </xsd:element>
    <xsd:element name="SharingHintHash" ma:index="10" nillable="true" ma:displayName="共享提示哈希"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11edac-60e7-4743-a3c6-d3ce9f33243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284B8-A97B-46BE-8633-C12CA3C9EB03}">
  <ds:schemaRefs>
    <ds:schemaRef ds:uri="http://schemas.microsoft.com/sharepoint/v3/contenttype/forms"/>
  </ds:schemaRefs>
</ds:datastoreItem>
</file>

<file path=customXml/itemProps2.xml><?xml version="1.0" encoding="utf-8"?>
<ds:datastoreItem xmlns:ds="http://schemas.openxmlformats.org/officeDocument/2006/customXml" ds:itemID="{5527C0C6-D9D8-4938-9A8D-0279F28FEE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D297A1-99B3-4E69-9A9B-8896ECE545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a41ac9-8edb-4851-b500-a11ed5cb8d39"/>
    <ds:schemaRef ds:uri="dc11edac-60e7-4743-a3c6-d3ce9f3324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69840F-9059-A042-BB4C-1B11220B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11</Pages>
  <Words>3420</Words>
  <Characters>19495</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The University of Nottingham Ningbo China</Company>
  <LinksUpToDate>false</LinksUpToDate>
  <CharactersWithSpaces>22870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Meili Feng</dc:creator>
  <cp:keywords/>
  <dc:description/>
  <cp:lastModifiedBy>Yijun YANG (20126610)</cp:lastModifiedBy>
  <cp:revision>3</cp:revision>
  <dcterms:created xsi:type="dcterms:W3CDTF">2021-08-03T06:52:00Z</dcterms:created>
  <dcterms:modified xsi:type="dcterms:W3CDTF">2021-08-03T10:04:00Z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0x010100A3C3FACD94A1314EB3088F99D2030D07</vt:lpwstr>
  </property>
</Properties>
</file>